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54553">
      <w:pPr>
        <w:spacing w:before="480" w:beforeLines="200"/>
        <w:ind w:firstLine="0" w:firstLineChars="0"/>
        <w:jc w:val="center"/>
        <w:rPr>
          <w:sz w:val="52"/>
        </w:rPr>
      </w:pPr>
      <w:bookmarkStart w:id="0" w:name="_Toc886"/>
      <w:bookmarkStart w:id="1" w:name="_Toc16568"/>
      <w:bookmarkStart w:id="2" w:name="_Toc24887"/>
      <w:bookmarkStart w:id="3" w:name="_Toc26124"/>
      <w:bookmarkStart w:id="4" w:name="_Toc3201"/>
      <w:bookmarkStart w:id="5" w:name="_Toc18129"/>
      <w:bookmarkStart w:id="6" w:name="_Toc384340975"/>
      <w:bookmarkStart w:id="7" w:name="_Toc12512"/>
      <w:bookmarkStart w:id="8" w:name="_Toc11757"/>
      <w:bookmarkStart w:id="9" w:name="_Toc23301"/>
      <w:r>
        <w:rPr>
          <w:rFonts w:hint="eastAsia" w:ascii="黑体" w:hAnsi="黑体" w:eastAsia="黑体" w:cs="黑体"/>
          <w:sz w:val="32"/>
          <w:szCs w:val="32"/>
        </w:rPr>
        <w:drawing>
          <wp:anchor distT="0" distB="0" distL="114300" distR="114300" simplePos="0" relativeHeight="251669504" behindDoc="1" locked="0" layoutInCell="1" allowOverlap="1">
            <wp:simplePos x="0" y="0"/>
            <wp:positionH relativeFrom="column">
              <wp:posOffset>-725170</wp:posOffset>
            </wp:positionH>
            <wp:positionV relativeFrom="paragraph">
              <wp:posOffset>-946785</wp:posOffset>
            </wp:positionV>
            <wp:extent cx="7410450" cy="10979150"/>
            <wp:effectExtent l="0" t="0" r="0" b="0"/>
            <wp:wrapNone/>
            <wp:docPr id="8" name="图片 3" descr="D:\2021文件夹\南方电网\20210531——南网VI完稿修改\中国南方电网2021版交接设计稿\应用文件AI\B办公事务系统\未标题-2_画板 1.png未标题-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D:\2021文件夹\南方电网\20210531——南网VI完稿修改\中国南方电网2021版交接设计稿\应用文件AI\B办公事务系统\未标题-2_画板 1.png未标题-2_画板 1"/>
                    <pic:cNvPicPr>
                      <a:picLocks noChangeAspect="1" noChangeArrowheads="1"/>
                    </pic:cNvPicPr>
                  </pic:nvPicPr>
                  <pic:blipFill>
                    <a:blip r:embed="rId17"/>
                    <a:srcRect/>
                    <a:stretch>
                      <a:fillRect/>
                    </a:stretch>
                  </pic:blipFill>
                  <pic:spPr>
                    <a:xfrm>
                      <a:off x="0" y="0"/>
                      <a:ext cx="7410450" cy="10979150"/>
                    </a:xfrm>
                    <a:prstGeom prst="rect">
                      <a:avLst/>
                    </a:prstGeom>
                    <a:noFill/>
                    <a:ln w="9525">
                      <a:noFill/>
                      <a:miter lim="800000"/>
                      <a:headEnd/>
                      <a:tailEnd/>
                    </a:ln>
                  </pic:spPr>
                </pic:pic>
              </a:graphicData>
            </a:graphic>
          </wp:anchor>
        </w:drawing>
      </w:r>
      <w:r>
        <w:rPr>
          <w:sz w:val="52"/>
        </w:rPr>
        <mc:AlternateContent>
          <mc:Choice Requires="wps">
            <w:drawing>
              <wp:anchor distT="0" distB="0" distL="114300" distR="114300" simplePos="0" relativeHeight="251668480" behindDoc="0" locked="0" layoutInCell="1" allowOverlap="1">
                <wp:simplePos x="0" y="0"/>
                <wp:positionH relativeFrom="column">
                  <wp:posOffset>236220</wp:posOffset>
                </wp:positionH>
                <wp:positionV relativeFrom="paragraph">
                  <wp:posOffset>-1623695</wp:posOffset>
                </wp:positionV>
                <wp:extent cx="2988310" cy="344805"/>
                <wp:effectExtent l="0" t="0" r="0" b="0"/>
                <wp:wrapNone/>
                <wp:docPr id="2" name="矩形 2"/>
                <wp:cNvGraphicFramePr/>
                <a:graphic xmlns:a="http://schemas.openxmlformats.org/drawingml/2006/main">
                  <a:graphicData uri="http://schemas.microsoft.com/office/word/2010/wordprocessingShape">
                    <wps:wsp>
                      <wps:cNvSpPr/>
                      <wps:spPr>
                        <a:xfrm>
                          <a:off x="1036320" y="819785"/>
                          <a:ext cx="2988310" cy="344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41A978">
                            <w:pPr>
                              <w:ind w:firstLine="0" w:firstLineChars="0"/>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办系统〔2025〕8号附件3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6pt;margin-top:-127.85pt;height:27.15pt;width:235.3pt;z-index:251668480;v-text-anchor:middle;mso-width-relative:page;mso-height-relative:page;" filled="f" stroked="f" coordsize="21600,21600" o:gfxdata="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IMxWz2QAAAAwBAAAPAAAAAAAAAAEAIAAAACIAAABkcnMvZG93bnJldi54&#10;bWxQSwECFAAUAAAACACHTuJAsZBlPWsCAAC4BAAADgAAAAAAAAABACAAAAAoAQAAZHJzL2Uyb0Rv&#10;Yy54bWxQSwUGAAAAAAYABgBZAQAABQYAAAAA&#10;">
                <v:fill on="f" focussize="0,0"/>
                <v:stroke on="f" weight="1pt" miterlimit="8" joinstyle="miter"/>
                <v:imagedata o:title=""/>
                <o:lock v:ext="edit" aspectratio="f"/>
                <v:textbox>
                  <w:txbxContent>
                    <w:p w14:paraId="1441A978">
                      <w:pPr>
                        <w:ind w:firstLine="0" w:firstLineChars="0"/>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办系统〔2025〕8号附件3</w:t>
                      </w:r>
                    </w:p>
                  </w:txbxContent>
                </v:textbox>
              </v:rect>
            </w:pict>
          </mc:Fallback>
        </mc:AlternateContent>
      </w:r>
    </w:p>
    <w:p w14:paraId="041F6F30">
      <w:pPr>
        <w:spacing w:before="480" w:beforeLines="200"/>
        <w:ind w:firstLine="0" w:firstLineChars="0"/>
        <w:jc w:val="center"/>
        <w:rPr>
          <w:sz w:val="52"/>
        </w:rPr>
      </w:pPr>
    </w:p>
    <w:p w14:paraId="0E1DC666">
      <w:pPr>
        <w:spacing w:before="480" w:beforeLines="200"/>
        <w:ind w:firstLine="0" w:firstLineChars="0"/>
        <w:jc w:val="center"/>
        <w:rPr>
          <w:rFonts w:eastAsia="黑体"/>
          <w:b/>
          <w:sz w:val="52"/>
        </w:rPr>
      </w:pPr>
    </w:p>
    <w:p w14:paraId="1E2829B0">
      <w:pPr>
        <w:spacing w:before="480" w:beforeLines="200"/>
        <w:ind w:firstLine="0" w:firstLineChars="0"/>
        <w:jc w:val="center"/>
        <w:rPr>
          <w:rFonts w:eastAsia="黑体"/>
          <w:b/>
          <w:sz w:val="48"/>
          <w:szCs w:val="48"/>
        </w:rPr>
      </w:pPr>
      <w:r>
        <w:rPr>
          <w:rFonts w:hint="eastAsia" w:eastAsia="黑体"/>
          <w:b/>
          <w:sz w:val="48"/>
          <w:szCs w:val="48"/>
        </w:rPr>
        <w:t>协议转换单元【低压分布式光伏协议转换单元】</w:t>
      </w:r>
    </w:p>
    <w:p w14:paraId="5F002D56">
      <w:pPr>
        <w:spacing w:before="480" w:beforeLines="200"/>
        <w:ind w:firstLine="0" w:firstLineChars="0"/>
        <w:jc w:val="center"/>
        <w:rPr>
          <w:rFonts w:eastAsia="黑体"/>
          <w:b/>
          <w:sz w:val="48"/>
          <w:szCs w:val="48"/>
        </w:rPr>
      </w:pPr>
      <w:r>
        <w:rPr>
          <w:rFonts w:hint="eastAsia" w:eastAsia="黑体"/>
          <w:b/>
          <w:sz w:val="48"/>
          <w:szCs w:val="48"/>
        </w:rPr>
        <w:t>采购技术规范书</w:t>
      </w:r>
    </w:p>
    <w:p w14:paraId="6D72BDFA">
      <w:pPr>
        <w:widowControl/>
        <w:kinsoku w:val="0"/>
        <w:spacing w:line="560" w:lineRule="exact"/>
        <w:ind w:firstLine="0" w:firstLineChars="0"/>
        <w:textAlignment w:val="baseline"/>
        <w:rPr>
          <w:rFonts w:ascii="黑体" w:hAnsi="黑体" w:eastAsia="黑体" w:cs="黑体"/>
          <w:snapToGrid w:val="0"/>
          <w:color w:val="000000"/>
          <w:kern w:val="0"/>
          <w:sz w:val="32"/>
          <w:szCs w:val="36"/>
        </w:rPr>
      </w:pPr>
    </w:p>
    <w:p w14:paraId="2BAEF295">
      <w:pPr>
        <w:widowControl/>
        <w:kinsoku w:val="0"/>
        <w:spacing w:line="560" w:lineRule="exact"/>
        <w:ind w:firstLine="0" w:firstLineChars="0"/>
        <w:jc w:val="center"/>
        <w:textAlignment w:val="baseline"/>
        <w:rPr>
          <w:rFonts w:ascii="黑体" w:hAnsi="黑体" w:eastAsia="黑体" w:cs="黑体"/>
          <w:snapToGrid w:val="0"/>
          <w:color w:val="000000"/>
          <w:kern w:val="0"/>
          <w:sz w:val="32"/>
          <w:szCs w:val="36"/>
        </w:rPr>
      </w:pPr>
    </w:p>
    <w:p w14:paraId="49F3FDA2">
      <w:pPr>
        <w:widowControl/>
        <w:kinsoku w:val="0"/>
        <w:spacing w:line="560" w:lineRule="exact"/>
        <w:ind w:firstLine="0" w:firstLineChars="0"/>
        <w:jc w:val="center"/>
        <w:textAlignment w:val="baseline"/>
        <w:rPr>
          <w:rFonts w:ascii="黑体" w:hAnsi="黑体" w:eastAsia="黑体" w:cs="黑体"/>
          <w:snapToGrid w:val="0"/>
          <w:color w:val="000000"/>
          <w:kern w:val="0"/>
          <w:sz w:val="32"/>
          <w:szCs w:val="36"/>
        </w:rPr>
      </w:pPr>
    </w:p>
    <w:p w14:paraId="13BF44BC">
      <w:pPr>
        <w:widowControl/>
        <w:kinsoku w:val="0"/>
        <w:spacing w:line="560" w:lineRule="exact"/>
        <w:ind w:firstLine="0" w:firstLineChars="0"/>
        <w:jc w:val="center"/>
        <w:textAlignment w:val="baseline"/>
        <w:rPr>
          <w:rFonts w:ascii="黑体" w:hAnsi="黑体" w:eastAsia="黑体" w:cs="黑体"/>
          <w:snapToGrid w:val="0"/>
          <w:color w:val="000000"/>
          <w:kern w:val="0"/>
          <w:sz w:val="32"/>
          <w:szCs w:val="36"/>
        </w:rPr>
      </w:pPr>
    </w:p>
    <w:p w14:paraId="3414CAE2">
      <w:pPr>
        <w:widowControl/>
        <w:kinsoku w:val="0"/>
        <w:spacing w:line="560" w:lineRule="exact"/>
        <w:ind w:firstLine="0" w:firstLineChars="0"/>
        <w:jc w:val="center"/>
        <w:textAlignment w:val="baseline"/>
        <w:rPr>
          <w:rFonts w:ascii="黑体" w:hAnsi="黑体" w:eastAsia="黑体" w:cs="黑体"/>
          <w:snapToGrid w:val="0"/>
          <w:color w:val="000000"/>
          <w:kern w:val="0"/>
          <w:sz w:val="32"/>
          <w:szCs w:val="36"/>
        </w:rPr>
      </w:pPr>
    </w:p>
    <w:p w14:paraId="1EB3A2E4">
      <w:pPr>
        <w:widowControl/>
        <w:kinsoku w:val="0"/>
        <w:spacing w:line="560" w:lineRule="exact"/>
        <w:ind w:firstLine="0" w:firstLineChars="0"/>
        <w:textAlignment w:val="baseline"/>
        <w:rPr>
          <w:rFonts w:ascii="黑体" w:hAnsi="黑体" w:eastAsia="黑体" w:cs="黑体"/>
          <w:snapToGrid w:val="0"/>
          <w:color w:val="000000"/>
          <w:kern w:val="0"/>
          <w:sz w:val="32"/>
          <w:szCs w:val="36"/>
        </w:rPr>
      </w:pPr>
    </w:p>
    <w:p w14:paraId="18B723B4">
      <w:pPr>
        <w:widowControl/>
        <w:spacing w:after="200"/>
        <w:ind w:firstLine="0" w:firstLineChars="0"/>
        <w:jc w:val="center"/>
        <w:rPr>
          <w:rFonts w:eastAsia="黑体"/>
          <w:b/>
          <w:spacing w:val="1"/>
          <w:kern w:val="0"/>
          <w:sz w:val="36"/>
        </w:rPr>
      </w:pPr>
      <w:r>
        <w:rPr>
          <w:rFonts w:hint="eastAsia" w:eastAsia="黑体"/>
          <w:b/>
          <w:spacing w:val="1"/>
          <w:kern w:val="0"/>
          <w:sz w:val="36"/>
        </w:rPr>
        <w:t>广东电网有限责任公司</w:t>
      </w:r>
    </w:p>
    <w:p w14:paraId="033AAC8C">
      <w:pPr>
        <w:ind w:firstLine="0" w:firstLineChars="0"/>
        <w:jc w:val="center"/>
        <w:rPr>
          <w:rFonts w:ascii="Times New Roman" w:hAnsi="Times New Roman" w:eastAsia="黑体"/>
          <w:b/>
          <w:spacing w:val="20"/>
          <w:w w:val="135"/>
          <w:sz w:val="30"/>
        </w:rPr>
      </w:pPr>
      <w:r>
        <w:rPr>
          <w:rFonts w:ascii="Times New Roman" w:hAnsi="Times New Roman" w:eastAsia="黑体"/>
          <w:b/>
          <w:bCs/>
          <w:snapToGrid w:val="0"/>
          <w:color w:val="000000"/>
          <w:kern w:val="0"/>
          <w:sz w:val="36"/>
          <w:szCs w:val="36"/>
          <w:lang w:eastAsia="en-US"/>
        </w:rPr>
        <w:t>20</w:t>
      </w:r>
      <w:r>
        <w:rPr>
          <w:rFonts w:ascii="Times New Roman" w:hAnsi="Times New Roman" w:eastAsia="黑体"/>
          <w:b/>
          <w:bCs/>
          <w:snapToGrid w:val="0"/>
          <w:color w:val="000000"/>
          <w:kern w:val="0"/>
          <w:sz w:val="36"/>
          <w:szCs w:val="36"/>
        </w:rPr>
        <w:t>26</w:t>
      </w:r>
      <w:r>
        <w:rPr>
          <w:rFonts w:ascii="Times New Roman" w:hAnsi="Times New Roman" w:eastAsia="黑体"/>
          <w:b/>
          <w:bCs/>
          <w:snapToGrid w:val="0"/>
          <w:color w:val="000000"/>
          <w:kern w:val="0"/>
          <w:sz w:val="36"/>
          <w:szCs w:val="36"/>
          <w:lang w:eastAsia="en-US"/>
        </w:rPr>
        <w:t>年</w:t>
      </w:r>
      <w:r>
        <w:rPr>
          <w:rFonts w:ascii="Times New Roman" w:hAnsi="Times New Roman" w:eastAsia="黑体"/>
          <w:b/>
          <w:bCs/>
          <w:snapToGrid w:val="0"/>
          <w:color w:val="000000"/>
          <w:kern w:val="0"/>
          <w:sz w:val="36"/>
          <w:szCs w:val="36"/>
        </w:rPr>
        <w:t>5</w:t>
      </w:r>
      <w:r>
        <w:rPr>
          <w:rFonts w:ascii="Times New Roman" w:hAnsi="Times New Roman" w:eastAsia="黑体"/>
          <w:b/>
          <w:bCs/>
          <w:snapToGrid w:val="0"/>
          <w:color w:val="000000"/>
          <w:kern w:val="0"/>
          <w:sz w:val="36"/>
          <w:szCs w:val="36"/>
          <w:lang w:eastAsia="en-US"/>
        </w:rPr>
        <w:t>月</w:t>
      </w:r>
    </w:p>
    <w:p w14:paraId="45DA45EA">
      <w:pPr>
        <w:pStyle w:val="34"/>
        <w:ind w:firstLine="0" w:firstLineChars="0"/>
        <w:jc w:val="center"/>
        <w:rPr>
          <w:rFonts w:ascii="黑体" w:eastAsia="黑体"/>
          <w:sz w:val="36"/>
          <w:szCs w:val="36"/>
        </w:rPr>
      </w:pPr>
      <w:r>
        <w:rPr>
          <w:rFonts w:ascii="黑体" w:eastAsia="黑体"/>
          <w:sz w:val="36"/>
          <w:szCs w:val="36"/>
        </w:rPr>
        <w:br w:type="page"/>
      </w:r>
    </w:p>
    <w:p w14:paraId="58476CDE">
      <w:pPr>
        <w:spacing w:line="240" w:lineRule="auto"/>
        <w:ind w:firstLine="0" w:firstLineChars="0"/>
        <w:jc w:val="center"/>
      </w:pPr>
      <w:r>
        <w:rPr>
          <w:rFonts w:ascii="宋体" w:hAnsi="宋体"/>
        </w:rPr>
        <w:t>目录</w:t>
      </w:r>
    </w:p>
    <w:p w14:paraId="5516B807">
      <w:pPr>
        <w:pStyle w:val="15"/>
        <w:tabs>
          <w:tab w:val="right" w:leader="dot" w:pos="9950"/>
          <w:tab w:val="clear" w:pos="8705"/>
        </w:tabs>
      </w:pPr>
      <w:r>
        <w:fldChar w:fldCharType="begin"/>
      </w:r>
      <w:r>
        <w:instrText xml:space="preserve">TOC \o "1-1" \h \u </w:instrText>
      </w:r>
      <w:r>
        <w:fldChar w:fldCharType="separate"/>
      </w:r>
      <w:r>
        <w:fldChar w:fldCharType="begin"/>
      </w:r>
      <w:r>
        <w:instrText xml:space="preserve"> HYPERLINK \l _Toc2775 </w:instrText>
      </w:r>
      <w:r>
        <w:fldChar w:fldCharType="separate"/>
      </w:r>
      <w:r>
        <w:rPr>
          <w:rFonts w:hint="eastAsia"/>
        </w:rPr>
        <w:t>2 规范性引用文件</w:t>
      </w:r>
      <w:r>
        <w:tab/>
      </w:r>
      <w:r>
        <w:fldChar w:fldCharType="begin"/>
      </w:r>
      <w:r>
        <w:instrText xml:space="preserve"> PAGEREF _Toc2775 \h </w:instrText>
      </w:r>
      <w:r>
        <w:fldChar w:fldCharType="separate"/>
      </w:r>
      <w:r>
        <w:t>3</w:t>
      </w:r>
      <w:r>
        <w:fldChar w:fldCharType="end"/>
      </w:r>
      <w:r>
        <w:fldChar w:fldCharType="end"/>
      </w:r>
    </w:p>
    <w:p w14:paraId="63FCB387">
      <w:pPr>
        <w:pStyle w:val="15"/>
        <w:tabs>
          <w:tab w:val="right" w:leader="dot" w:pos="9950"/>
          <w:tab w:val="clear" w:pos="8705"/>
        </w:tabs>
      </w:pPr>
      <w:r>
        <w:fldChar w:fldCharType="begin"/>
      </w:r>
      <w:r>
        <w:instrText xml:space="preserve"> HYPERLINK \l _Toc26061 </w:instrText>
      </w:r>
      <w:r>
        <w:fldChar w:fldCharType="separate"/>
      </w:r>
      <w:r>
        <w:rPr>
          <w:rFonts w:hint="eastAsia"/>
        </w:rPr>
        <w:t>3 术语及定义</w:t>
      </w:r>
      <w:r>
        <w:tab/>
      </w:r>
      <w:r>
        <w:fldChar w:fldCharType="begin"/>
      </w:r>
      <w:r>
        <w:instrText xml:space="preserve"> PAGEREF _Toc26061 \h </w:instrText>
      </w:r>
      <w:r>
        <w:fldChar w:fldCharType="separate"/>
      </w:r>
      <w:r>
        <w:t>4</w:t>
      </w:r>
      <w:r>
        <w:fldChar w:fldCharType="end"/>
      </w:r>
      <w:r>
        <w:fldChar w:fldCharType="end"/>
      </w:r>
    </w:p>
    <w:p w14:paraId="78C984E3">
      <w:pPr>
        <w:pStyle w:val="15"/>
        <w:tabs>
          <w:tab w:val="right" w:leader="dot" w:pos="9950"/>
          <w:tab w:val="clear" w:pos="8705"/>
        </w:tabs>
      </w:pPr>
      <w:r>
        <w:fldChar w:fldCharType="begin"/>
      </w:r>
      <w:r>
        <w:instrText xml:space="preserve"> HYPERLINK \l _Toc22824 </w:instrText>
      </w:r>
      <w:r>
        <w:fldChar w:fldCharType="separate"/>
      </w:r>
      <w:r>
        <w:rPr>
          <w:rFonts w:hint="eastAsia"/>
        </w:rPr>
        <w:t>4 技术要求</w:t>
      </w:r>
      <w:r>
        <w:tab/>
      </w:r>
      <w:r>
        <w:fldChar w:fldCharType="begin"/>
      </w:r>
      <w:r>
        <w:instrText xml:space="preserve"> PAGEREF _Toc22824 \h </w:instrText>
      </w:r>
      <w:r>
        <w:fldChar w:fldCharType="separate"/>
      </w:r>
      <w:r>
        <w:t>5</w:t>
      </w:r>
      <w:r>
        <w:fldChar w:fldCharType="end"/>
      </w:r>
      <w:r>
        <w:fldChar w:fldCharType="end"/>
      </w:r>
    </w:p>
    <w:p w14:paraId="3D670904">
      <w:pPr>
        <w:pStyle w:val="15"/>
        <w:tabs>
          <w:tab w:val="right" w:leader="dot" w:pos="9950"/>
          <w:tab w:val="clear" w:pos="8705"/>
        </w:tabs>
      </w:pPr>
      <w:r>
        <w:fldChar w:fldCharType="begin"/>
      </w:r>
      <w:r>
        <w:instrText xml:space="preserve"> HYPERLINK \l _Toc25229 </w:instrText>
      </w:r>
      <w:r>
        <w:fldChar w:fldCharType="separate"/>
      </w:r>
      <w:r>
        <w:rPr>
          <w:rFonts w:hint="eastAsia"/>
        </w:rPr>
        <w:t xml:space="preserve">5 </w:t>
      </w:r>
      <w:r>
        <w:t>材料及工艺要求</w:t>
      </w:r>
      <w:r>
        <w:tab/>
      </w:r>
      <w:r>
        <w:fldChar w:fldCharType="begin"/>
      </w:r>
      <w:r>
        <w:instrText xml:space="preserve"> PAGEREF _Toc25229 \h </w:instrText>
      </w:r>
      <w:r>
        <w:fldChar w:fldCharType="separate"/>
      </w:r>
      <w:r>
        <w:t>16</w:t>
      </w:r>
      <w:r>
        <w:fldChar w:fldCharType="end"/>
      </w:r>
      <w:r>
        <w:fldChar w:fldCharType="end"/>
      </w:r>
    </w:p>
    <w:p w14:paraId="2B6DAE95">
      <w:pPr>
        <w:pStyle w:val="15"/>
        <w:tabs>
          <w:tab w:val="right" w:leader="dot" w:pos="9950"/>
          <w:tab w:val="clear" w:pos="8705"/>
        </w:tabs>
      </w:pPr>
      <w:r>
        <w:fldChar w:fldCharType="begin"/>
      </w:r>
      <w:r>
        <w:instrText xml:space="preserve"> HYPERLINK \l _Toc2927 </w:instrText>
      </w:r>
      <w:r>
        <w:fldChar w:fldCharType="separate"/>
      </w:r>
      <w:r>
        <w:rPr>
          <w:rFonts w:hint="eastAsia"/>
        </w:rPr>
        <w:t>6 验收</w:t>
      </w:r>
      <w:r>
        <w:tab/>
      </w:r>
      <w:r>
        <w:fldChar w:fldCharType="begin"/>
      </w:r>
      <w:r>
        <w:instrText xml:space="preserve"> PAGEREF _Toc2927 \h </w:instrText>
      </w:r>
      <w:r>
        <w:fldChar w:fldCharType="separate"/>
      </w:r>
      <w:r>
        <w:t>18</w:t>
      </w:r>
      <w:r>
        <w:fldChar w:fldCharType="end"/>
      </w:r>
      <w:r>
        <w:fldChar w:fldCharType="end"/>
      </w:r>
    </w:p>
    <w:p w14:paraId="3C240A50">
      <w:pPr>
        <w:pStyle w:val="15"/>
        <w:tabs>
          <w:tab w:val="right" w:leader="dot" w:pos="9950"/>
          <w:tab w:val="clear" w:pos="8705"/>
        </w:tabs>
      </w:pPr>
      <w:r>
        <w:fldChar w:fldCharType="begin"/>
      </w:r>
      <w:r>
        <w:instrText xml:space="preserve"> HYPERLINK \l _Toc13127 </w:instrText>
      </w:r>
      <w:r>
        <w:fldChar w:fldCharType="separate"/>
      </w:r>
      <w:r>
        <w:rPr>
          <w:rFonts w:hint="eastAsia"/>
        </w:rPr>
        <w:t>7 售后服务</w:t>
      </w:r>
      <w:r>
        <w:tab/>
      </w:r>
      <w:r>
        <w:fldChar w:fldCharType="begin"/>
      </w:r>
      <w:r>
        <w:instrText xml:space="preserve"> PAGEREF _Toc13127 \h </w:instrText>
      </w:r>
      <w:r>
        <w:fldChar w:fldCharType="separate"/>
      </w:r>
      <w:r>
        <w:t>22</w:t>
      </w:r>
      <w:r>
        <w:fldChar w:fldCharType="end"/>
      </w:r>
      <w:r>
        <w:fldChar w:fldCharType="end"/>
      </w:r>
    </w:p>
    <w:p w14:paraId="0C2D1C79">
      <w:pPr>
        <w:pStyle w:val="15"/>
        <w:tabs>
          <w:tab w:val="right" w:leader="dot" w:pos="9950"/>
          <w:tab w:val="clear" w:pos="8705"/>
        </w:tabs>
      </w:pPr>
      <w:r>
        <w:fldChar w:fldCharType="begin"/>
      </w:r>
      <w:r>
        <w:instrText xml:space="preserve"> HYPERLINK \l _Toc16182 </w:instrText>
      </w:r>
      <w:r>
        <w:fldChar w:fldCharType="separate"/>
      </w:r>
      <w:r>
        <w:rPr>
          <w:rFonts w:hint="eastAsia" w:ascii="黑体" w:hAnsi="Times New Roman" w:eastAsia="黑体"/>
          <w:i w:val="0"/>
          <w:spacing w:val="0"/>
          <w:w w:val="100"/>
        </w:rPr>
        <w:t xml:space="preserve">附　录　A </w:t>
      </w:r>
      <w:r>
        <w:rPr>
          <w:rFonts w:hint="eastAsia"/>
        </w:rPr>
        <w:t>外形尺寸</w:t>
      </w:r>
      <w:r>
        <w:tab/>
      </w:r>
      <w:r>
        <w:fldChar w:fldCharType="begin"/>
      </w:r>
      <w:r>
        <w:instrText xml:space="preserve"> PAGEREF _Toc16182 \h </w:instrText>
      </w:r>
      <w:r>
        <w:fldChar w:fldCharType="separate"/>
      </w:r>
      <w:r>
        <w:t>23</w:t>
      </w:r>
      <w:r>
        <w:fldChar w:fldCharType="end"/>
      </w:r>
      <w:r>
        <w:fldChar w:fldCharType="end"/>
      </w:r>
    </w:p>
    <w:p w14:paraId="7AD3DA28">
      <w:pPr>
        <w:pStyle w:val="15"/>
        <w:tabs>
          <w:tab w:val="right" w:leader="dot" w:pos="9950"/>
          <w:tab w:val="clear" w:pos="8705"/>
        </w:tabs>
      </w:pPr>
      <w:r>
        <w:fldChar w:fldCharType="begin"/>
      </w:r>
      <w:r>
        <w:instrText xml:space="preserve"> HYPERLINK \l _Toc4149 </w:instrText>
      </w:r>
      <w:r>
        <w:fldChar w:fldCharType="separate"/>
      </w:r>
      <w:r>
        <w:rPr>
          <w:rFonts w:hint="eastAsia" w:ascii="黑体" w:hAnsi="Times New Roman" w:eastAsia="黑体"/>
          <w:i w:val="0"/>
          <w:spacing w:val="0"/>
          <w:w w:val="100"/>
        </w:rPr>
        <w:t xml:space="preserve">附　录　B </w:t>
      </w:r>
      <w:r>
        <w:t>接口转接线型式外观</w:t>
      </w:r>
      <w:r>
        <w:tab/>
      </w:r>
      <w:r>
        <w:fldChar w:fldCharType="begin"/>
      </w:r>
      <w:r>
        <w:instrText xml:space="preserve"> PAGEREF _Toc4149 \h </w:instrText>
      </w:r>
      <w:r>
        <w:fldChar w:fldCharType="separate"/>
      </w:r>
      <w:r>
        <w:t>31</w:t>
      </w:r>
      <w:r>
        <w:fldChar w:fldCharType="end"/>
      </w:r>
      <w:r>
        <w:fldChar w:fldCharType="end"/>
      </w:r>
    </w:p>
    <w:p w14:paraId="64A7A7AF">
      <w:pPr>
        <w:pStyle w:val="15"/>
        <w:tabs>
          <w:tab w:val="right" w:leader="dot" w:pos="9950"/>
          <w:tab w:val="clear" w:pos="8705"/>
        </w:tabs>
      </w:pPr>
      <w:r>
        <w:fldChar w:fldCharType="begin"/>
      </w:r>
      <w:r>
        <w:instrText xml:space="preserve"> HYPERLINK \l _Toc320 </w:instrText>
      </w:r>
      <w:r>
        <w:fldChar w:fldCharType="separate"/>
      </w:r>
      <w:r>
        <w:rPr>
          <w:rFonts w:hint="eastAsia" w:ascii="黑体" w:hAnsi="Times New Roman" w:eastAsia="黑体"/>
          <w:i w:val="0"/>
          <w:spacing w:val="0"/>
          <w:w w:val="100"/>
        </w:rPr>
        <w:t xml:space="preserve">附　录　C </w:t>
      </w:r>
      <w:r>
        <w:rPr>
          <w:rFonts w:hint="eastAsia"/>
        </w:rPr>
        <w:t>无线接口转换器技术要求</w:t>
      </w:r>
      <w:r>
        <w:tab/>
      </w:r>
      <w:r>
        <w:fldChar w:fldCharType="begin"/>
      </w:r>
      <w:r>
        <w:instrText xml:space="preserve"> PAGEREF _Toc320 \h </w:instrText>
      </w:r>
      <w:r>
        <w:fldChar w:fldCharType="separate"/>
      </w:r>
      <w:r>
        <w:t>33</w:t>
      </w:r>
      <w:r>
        <w:fldChar w:fldCharType="end"/>
      </w:r>
      <w:r>
        <w:fldChar w:fldCharType="end"/>
      </w:r>
    </w:p>
    <w:p w14:paraId="779A6BC7">
      <w:pPr>
        <w:pStyle w:val="15"/>
        <w:tabs>
          <w:tab w:val="right" w:leader="dot" w:pos="9950"/>
          <w:tab w:val="clear" w:pos="8705"/>
        </w:tabs>
      </w:pPr>
      <w:r>
        <w:fldChar w:fldCharType="begin"/>
      </w:r>
      <w:r>
        <w:instrText xml:space="preserve"> HYPERLINK \l _Toc31420 </w:instrText>
      </w:r>
      <w:r>
        <w:fldChar w:fldCharType="separate"/>
      </w:r>
      <w:r>
        <w:rPr>
          <w:rFonts w:hint="eastAsia" w:ascii="黑体" w:hAnsi="Times New Roman" w:eastAsia="黑体"/>
          <w:i w:val="0"/>
          <w:spacing w:val="0"/>
          <w:w w:val="100"/>
        </w:rPr>
        <w:t xml:space="preserve">附　录　D </w:t>
      </w:r>
      <w:r>
        <w:rPr>
          <w:rFonts w:hint="eastAsia"/>
        </w:rPr>
        <w:t>协议转换单元</w:t>
      </w:r>
      <w:r>
        <w:t>DL/T 645-2007扩展协议</w:t>
      </w:r>
      <w:r>
        <w:tab/>
      </w:r>
      <w:r>
        <w:fldChar w:fldCharType="begin"/>
      </w:r>
      <w:r>
        <w:instrText xml:space="preserve"> PAGEREF _Toc31420 \h </w:instrText>
      </w:r>
      <w:r>
        <w:fldChar w:fldCharType="separate"/>
      </w:r>
      <w:r>
        <w:t>38</w:t>
      </w:r>
      <w:r>
        <w:fldChar w:fldCharType="end"/>
      </w:r>
      <w:r>
        <w:fldChar w:fldCharType="end"/>
      </w:r>
    </w:p>
    <w:p w14:paraId="30B78F5F">
      <w:pPr>
        <w:pStyle w:val="15"/>
        <w:tabs>
          <w:tab w:val="right" w:leader="dot" w:pos="9950"/>
          <w:tab w:val="clear" w:pos="8705"/>
        </w:tabs>
      </w:pPr>
      <w:r>
        <w:fldChar w:fldCharType="begin"/>
      </w:r>
      <w:r>
        <w:instrText xml:space="preserve"> HYPERLINK \l _Toc32352 </w:instrText>
      </w:r>
      <w:r>
        <w:fldChar w:fldCharType="separate"/>
      </w:r>
      <w:r>
        <w:rPr>
          <w:rFonts w:hint="eastAsia" w:ascii="黑体" w:hAnsi="Times New Roman" w:eastAsia="黑体"/>
          <w:i w:val="0"/>
          <w:spacing w:val="0"/>
          <w:w w:val="100"/>
        </w:rPr>
        <w:t xml:space="preserve">附　录　E </w:t>
      </w:r>
      <w:r>
        <w:rPr>
          <w:rFonts w:hint="eastAsia"/>
        </w:rPr>
        <w:t>协议转换单元与光伏逆变器交互数据内容</w:t>
      </w:r>
      <w:r>
        <w:tab/>
      </w:r>
      <w:r>
        <w:fldChar w:fldCharType="begin"/>
      </w:r>
      <w:r>
        <w:instrText xml:space="preserve"> PAGEREF _Toc32352 \h </w:instrText>
      </w:r>
      <w:r>
        <w:fldChar w:fldCharType="separate"/>
      </w:r>
      <w:r>
        <w:t>51</w:t>
      </w:r>
      <w:r>
        <w:fldChar w:fldCharType="end"/>
      </w:r>
      <w:r>
        <w:fldChar w:fldCharType="end"/>
      </w:r>
    </w:p>
    <w:p w14:paraId="2FC8579D">
      <w:pPr>
        <w:pStyle w:val="15"/>
        <w:tabs>
          <w:tab w:val="right" w:leader="dot" w:pos="9950"/>
          <w:tab w:val="clear" w:pos="8705"/>
        </w:tabs>
      </w:pPr>
      <w:r>
        <w:fldChar w:fldCharType="begin"/>
      </w:r>
      <w:r>
        <w:instrText xml:space="preserve"> HYPERLINK \l _Toc24920 </w:instrText>
      </w:r>
      <w:r>
        <w:fldChar w:fldCharType="separate"/>
      </w:r>
      <w:r>
        <w:rPr>
          <w:rFonts w:hint="eastAsia" w:ascii="黑体" w:hAnsi="Times New Roman" w:eastAsia="黑体"/>
          <w:i w:val="0"/>
          <w:spacing w:val="0"/>
          <w:w w:val="100"/>
        </w:rPr>
        <w:t xml:space="preserve">附　录　F </w:t>
      </w:r>
      <w:r>
        <w:rPr>
          <w:rFonts w:hint="eastAsia"/>
        </w:rPr>
        <w:t>协议转换单元柔性调节的补充说明</w:t>
      </w:r>
      <w:r>
        <w:tab/>
      </w:r>
      <w:r>
        <w:fldChar w:fldCharType="begin"/>
      </w:r>
      <w:r>
        <w:instrText xml:space="preserve"> PAGEREF _Toc24920 \h </w:instrText>
      </w:r>
      <w:r>
        <w:fldChar w:fldCharType="separate"/>
      </w:r>
      <w:r>
        <w:t>52</w:t>
      </w:r>
      <w:r>
        <w:fldChar w:fldCharType="end"/>
      </w:r>
      <w:r>
        <w:fldChar w:fldCharType="end"/>
      </w:r>
    </w:p>
    <w:p w14:paraId="200CB11E">
      <w:pPr>
        <w:pStyle w:val="15"/>
        <w:tabs>
          <w:tab w:val="right" w:leader="dot" w:pos="9950"/>
          <w:tab w:val="clear" w:pos="8705"/>
        </w:tabs>
      </w:pPr>
      <w:r>
        <w:fldChar w:fldCharType="begin"/>
      </w:r>
      <w:r>
        <w:instrText xml:space="preserve"> HYPERLINK \l _Toc29752 </w:instrText>
      </w:r>
      <w:r>
        <w:fldChar w:fldCharType="separate"/>
      </w:r>
      <w:r>
        <w:rPr>
          <w:rFonts w:hint="eastAsia" w:ascii="黑体" w:hAnsi="Times New Roman" w:eastAsia="黑体"/>
          <w:i w:val="0"/>
          <w:spacing w:val="0"/>
          <w:w w:val="100"/>
        </w:rPr>
        <w:t xml:space="preserve">附　录　G </w:t>
      </w:r>
      <w:r>
        <w:rPr>
          <w:rFonts w:hint="eastAsia"/>
        </w:rPr>
        <w:t>协议转换单元</w:t>
      </w:r>
      <w:r>
        <w:t>应兼容通信协议</w:t>
      </w:r>
      <w:r>
        <w:tab/>
      </w:r>
      <w:r>
        <w:fldChar w:fldCharType="begin"/>
      </w:r>
      <w:r>
        <w:instrText xml:space="preserve"> PAGEREF _Toc29752 \h </w:instrText>
      </w:r>
      <w:r>
        <w:fldChar w:fldCharType="separate"/>
      </w:r>
      <w:r>
        <w:t>54</w:t>
      </w:r>
      <w:r>
        <w:fldChar w:fldCharType="end"/>
      </w:r>
      <w:r>
        <w:fldChar w:fldCharType="end"/>
      </w:r>
    </w:p>
    <w:p w14:paraId="669B38BD">
      <w:pPr>
        <w:pStyle w:val="15"/>
        <w:tabs>
          <w:tab w:val="right" w:leader="dot" w:pos="9950"/>
          <w:tab w:val="clear" w:pos="8705"/>
        </w:tabs>
      </w:pPr>
      <w:r>
        <w:fldChar w:fldCharType="begin"/>
      </w:r>
      <w:r>
        <w:instrText xml:space="preserve"> HYPERLINK \l _Toc14320 </w:instrText>
      </w:r>
      <w:r>
        <w:fldChar w:fldCharType="separate"/>
      </w:r>
      <w:r>
        <w:rPr>
          <w:rFonts w:hint="eastAsia" w:ascii="黑体" w:hAnsi="Times New Roman" w:eastAsia="黑体"/>
          <w:i w:val="0"/>
          <w:spacing w:val="0"/>
          <w:w w:val="100"/>
        </w:rPr>
        <w:t xml:space="preserve">附　录　H </w:t>
      </w:r>
      <w:r>
        <w:rPr>
          <w:rFonts w:hint="eastAsia"/>
        </w:rPr>
        <w:t>协议转换单元转接线/无线接口转换器需适配主流逆变器接口：</w:t>
      </w:r>
      <w:r>
        <w:tab/>
      </w:r>
      <w:r>
        <w:fldChar w:fldCharType="begin"/>
      </w:r>
      <w:r>
        <w:instrText xml:space="preserve"> PAGEREF _Toc14320 \h </w:instrText>
      </w:r>
      <w:r>
        <w:fldChar w:fldCharType="separate"/>
      </w:r>
      <w:r>
        <w:t>57</w:t>
      </w:r>
      <w:r>
        <w:fldChar w:fldCharType="end"/>
      </w:r>
      <w:r>
        <w:fldChar w:fldCharType="end"/>
      </w:r>
    </w:p>
    <w:p w14:paraId="30753CB2">
      <w:pPr>
        <w:pStyle w:val="15"/>
        <w:tabs>
          <w:tab w:val="right" w:leader="dot" w:pos="9950"/>
          <w:tab w:val="clear" w:pos="8705"/>
        </w:tabs>
      </w:pPr>
      <w:r>
        <w:fldChar w:fldCharType="begin"/>
      </w:r>
      <w:r>
        <w:instrText xml:space="preserve"> HYPERLINK \l _Toc10418 </w:instrText>
      </w:r>
      <w:r>
        <w:fldChar w:fldCharType="separate"/>
      </w:r>
      <w:r>
        <w:rPr>
          <w:rFonts w:hint="eastAsia" w:ascii="黑体" w:hAnsi="Times New Roman" w:eastAsia="黑体"/>
          <w:i w:val="0"/>
          <w:spacing w:val="0"/>
          <w:w w:val="100"/>
        </w:rPr>
        <w:t xml:space="preserve">附　录　I </w:t>
      </w:r>
      <w:r>
        <w:rPr>
          <w:rFonts w:hint="eastAsia"/>
        </w:rPr>
        <w:t>无线</w:t>
      </w:r>
      <w:r>
        <w:t>组</w:t>
      </w:r>
      <w:r>
        <w:rPr>
          <w:rFonts w:hint="eastAsia"/>
        </w:rPr>
        <w:t>网流程及功能要求</w:t>
      </w:r>
      <w:r>
        <w:tab/>
      </w:r>
      <w:r>
        <w:fldChar w:fldCharType="begin"/>
      </w:r>
      <w:r>
        <w:instrText xml:space="preserve"> PAGEREF _Toc10418 \h </w:instrText>
      </w:r>
      <w:r>
        <w:fldChar w:fldCharType="separate"/>
      </w:r>
      <w:r>
        <w:t>58</w:t>
      </w:r>
      <w:r>
        <w:fldChar w:fldCharType="end"/>
      </w:r>
      <w:r>
        <w:fldChar w:fldCharType="end"/>
      </w:r>
    </w:p>
    <w:p w14:paraId="69DFC676">
      <w:pPr>
        <w:numPr>
          <w:ilvl w:val="255"/>
          <w:numId w:val="0"/>
        </w:numPr>
      </w:pPr>
      <w:r>
        <w:fldChar w:fldCharType="end"/>
      </w:r>
      <w:r>
        <w:br w:type="page"/>
      </w:r>
    </w:p>
    <w:p w14:paraId="17A93E28">
      <w:pPr>
        <w:ind w:firstLine="0" w:firstLineChars="0"/>
        <w:outlineLvl w:val="0"/>
      </w:pPr>
      <w:bookmarkStart w:id="10" w:name="_Toc1778764072"/>
      <w:bookmarkStart w:id="11" w:name="_Toc404169093"/>
      <w:bookmarkStart w:id="12" w:name="_Toc1234840745"/>
    </w:p>
    <w:p w14:paraId="7D4CE590">
      <w:pPr>
        <w:ind w:firstLine="0" w:firstLineChars="0"/>
        <w:rPr>
          <w:rFonts w:ascii="黑体" w:hAnsi="黑体" w:eastAsia="黑体" w:cs="黑体"/>
          <w:b/>
          <w:bCs/>
          <w:szCs w:val="24"/>
        </w:rPr>
      </w:pPr>
      <w:r>
        <w:rPr>
          <w:rFonts w:hint="eastAsia" w:ascii="黑体" w:hAnsi="黑体" w:eastAsia="黑体" w:cs="黑体"/>
          <w:b/>
          <w:bCs/>
          <w:szCs w:val="24"/>
        </w:rPr>
        <w:t>1 总则</w:t>
      </w:r>
      <w:bookmarkEnd w:id="0"/>
      <w:bookmarkEnd w:id="1"/>
      <w:bookmarkEnd w:id="2"/>
      <w:bookmarkEnd w:id="3"/>
      <w:bookmarkEnd w:id="4"/>
      <w:bookmarkEnd w:id="5"/>
      <w:bookmarkEnd w:id="6"/>
      <w:bookmarkEnd w:id="7"/>
      <w:bookmarkEnd w:id="8"/>
      <w:bookmarkEnd w:id="9"/>
      <w:bookmarkEnd w:id="10"/>
      <w:bookmarkEnd w:id="11"/>
      <w:bookmarkEnd w:id="12"/>
    </w:p>
    <w:p w14:paraId="3BE8B69F">
      <w:pPr>
        <w:spacing w:line="560" w:lineRule="exact"/>
        <w:rPr>
          <w:rFonts w:ascii="宋体" w:hAnsi="宋体"/>
        </w:rPr>
      </w:pPr>
      <w:bookmarkStart w:id="13" w:name="_Toc384340980"/>
      <w:bookmarkStart w:id="14" w:name="_Toc16292"/>
      <w:bookmarkStart w:id="15" w:name="_Toc5138"/>
      <w:bookmarkStart w:id="16" w:name="_Toc30570"/>
      <w:bookmarkStart w:id="17" w:name="_Toc9967"/>
      <w:bookmarkStart w:id="18" w:name="_Toc21421"/>
      <w:r>
        <w:rPr>
          <w:rFonts w:hint="eastAsia" w:ascii="宋体" w:hAnsi="宋体"/>
        </w:rPr>
        <w:t>本技术规范书适用于广东电网公司协议转换单元的招标、验收、质量监督等工作。</w:t>
      </w:r>
    </w:p>
    <w:p w14:paraId="10A3B143">
      <w:pPr>
        <w:spacing w:line="560" w:lineRule="exact"/>
        <w:rPr>
          <w:rFonts w:ascii="宋体" w:hAnsi="宋体"/>
        </w:rPr>
      </w:pPr>
      <w:r>
        <w:rPr>
          <w:rFonts w:hint="eastAsia" w:ascii="宋体" w:hAnsi="宋体"/>
        </w:rPr>
        <w:t>在本技术规范中未做明确规定的内容，必须符合国家和行业有关标准及规程的要求。</w:t>
      </w:r>
    </w:p>
    <w:p w14:paraId="23C1C44D">
      <w:pPr>
        <w:pStyle w:val="2"/>
      </w:pPr>
      <w:bookmarkStart w:id="19" w:name="_Toc32042"/>
      <w:bookmarkStart w:id="20" w:name="_Toc16492"/>
      <w:bookmarkStart w:id="21" w:name="_Toc14420"/>
      <w:bookmarkStart w:id="22" w:name="_Toc14217"/>
      <w:bookmarkStart w:id="23" w:name="_Toc35766513"/>
      <w:bookmarkStart w:id="24" w:name="_Toc2098000774"/>
      <w:bookmarkStart w:id="25" w:name="_Toc2775"/>
      <w:bookmarkStart w:id="26" w:name="_Toc1304978075"/>
      <w:bookmarkStart w:id="27" w:name="_Toc15830"/>
      <w:r>
        <w:rPr>
          <w:rFonts w:hint="eastAsia"/>
        </w:rPr>
        <w:t xml:space="preserve">2 </w:t>
      </w:r>
      <w:bookmarkEnd w:id="13"/>
      <w:bookmarkEnd w:id="14"/>
      <w:bookmarkEnd w:id="15"/>
      <w:bookmarkEnd w:id="16"/>
      <w:bookmarkEnd w:id="17"/>
      <w:bookmarkEnd w:id="18"/>
      <w:r>
        <w:rPr>
          <w:rFonts w:hint="eastAsia"/>
        </w:rPr>
        <w:t>规范性引用文件</w:t>
      </w:r>
      <w:bookmarkEnd w:id="19"/>
      <w:bookmarkEnd w:id="20"/>
      <w:bookmarkEnd w:id="21"/>
      <w:bookmarkEnd w:id="22"/>
      <w:bookmarkEnd w:id="23"/>
      <w:bookmarkEnd w:id="24"/>
      <w:bookmarkEnd w:id="25"/>
      <w:bookmarkEnd w:id="26"/>
      <w:bookmarkEnd w:id="27"/>
    </w:p>
    <w:p w14:paraId="5A11D553">
      <w:pPr>
        <w:spacing w:line="560" w:lineRule="exact"/>
        <w:rPr>
          <w:rFonts w:ascii="宋体" w:hAnsi="宋体"/>
        </w:rPr>
      </w:pPr>
      <w:bookmarkStart w:id="28" w:name="_Toc241912000"/>
      <w:bookmarkStart w:id="29" w:name="_Toc146182538"/>
      <w:bookmarkStart w:id="30" w:name="_Toc15731"/>
      <w:bookmarkStart w:id="31" w:name="_Toc482581219"/>
      <w:bookmarkStart w:id="32" w:name="_Toc448828694"/>
      <w:bookmarkStart w:id="33" w:name="_Toc1452"/>
      <w:bookmarkStart w:id="34" w:name="_Toc457986926"/>
      <w:bookmarkStart w:id="35" w:name="_Toc455543289"/>
      <w:bookmarkStart w:id="36" w:name="_Toc14830"/>
      <w:bookmarkStart w:id="37" w:name="_Toc455373921"/>
      <w:bookmarkStart w:id="38" w:name="_Toc155114612"/>
      <w:bookmarkStart w:id="39" w:name="_Toc457979127"/>
      <w:bookmarkStart w:id="40" w:name="_Toc114253693"/>
      <w:bookmarkStart w:id="41" w:name="_Toc459534976"/>
      <w:bookmarkStart w:id="42" w:name="_Toc19910"/>
      <w:bookmarkStart w:id="43" w:name="_Toc18182"/>
      <w:r>
        <w:rPr>
          <w:rFonts w:hint="eastAsia" w:ascii="宋体" w:hAnsi="宋体"/>
        </w:rPr>
        <w:t>除了本功能指引特殊规定外，投标方所提供的物资均按以下规定的标准和规程的最新版本进行销售、设计、制造、试验和安装。如果这些标准内容有矛盾时，应按最高标准的条款执行。</w:t>
      </w:r>
    </w:p>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14:paraId="1EED34BD">
      <w:pPr>
        <w:spacing w:line="560" w:lineRule="exact"/>
        <w:rPr>
          <w:rFonts w:ascii="宋体" w:hAnsi="宋体"/>
        </w:rPr>
      </w:pPr>
      <w:bookmarkStart w:id="44" w:name="_Toc236731980"/>
      <w:bookmarkStart w:id="45" w:name="_Toc468286063"/>
      <w:bookmarkStart w:id="46" w:name="_Toc275195148"/>
      <w:bookmarkStart w:id="47" w:name="_Toc236731913"/>
      <w:r>
        <w:rPr>
          <w:rFonts w:hint="eastAsia" w:ascii="宋体" w:hAnsi="宋体"/>
        </w:rPr>
        <w:t>GB/T 2829—2002</w:t>
      </w:r>
      <w:r>
        <w:rPr>
          <w:rFonts w:hint="eastAsia" w:ascii="宋体" w:hAnsi="宋体"/>
        </w:rPr>
        <w:tab/>
      </w:r>
      <w:r>
        <w:rPr>
          <w:rFonts w:hint="eastAsia" w:ascii="宋体" w:hAnsi="宋体"/>
        </w:rPr>
        <w:t>周期检验计数抽样程序及表（适用于对过程稳定性的检验）</w:t>
      </w:r>
    </w:p>
    <w:p w14:paraId="4B32B2A6">
      <w:pPr>
        <w:spacing w:line="560" w:lineRule="exact"/>
        <w:rPr>
          <w:rFonts w:ascii="宋体" w:hAnsi="宋体"/>
        </w:rPr>
      </w:pPr>
      <w:r>
        <w:rPr>
          <w:rFonts w:hint="eastAsia" w:ascii="宋体" w:hAnsi="宋体"/>
        </w:rPr>
        <w:t>GB/T 4208—2017</w:t>
      </w:r>
      <w:r>
        <w:rPr>
          <w:rFonts w:hint="eastAsia" w:ascii="宋体" w:hAnsi="宋体"/>
        </w:rPr>
        <w:tab/>
      </w:r>
      <w:r>
        <w:rPr>
          <w:rFonts w:hint="eastAsia" w:ascii="宋体" w:hAnsi="宋体"/>
        </w:rPr>
        <w:t>外壳防护等级（IP 代码）</w:t>
      </w:r>
    </w:p>
    <w:p w14:paraId="0F12E7D3">
      <w:pPr>
        <w:spacing w:line="560" w:lineRule="exact"/>
        <w:rPr>
          <w:rFonts w:ascii="宋体" w:hAnsi="宋体"/>
        </w:rPr>
      </w:pPr>
      <w:r>
        <w:rPr>
          <w:rFonts w:hint="eastAsia" w:ascii="宋体" w:hAnsi="宋体"/>
        </w:rPr>
        <w:t>GB/T 5169.11—2017</w:t>
      </w:r>
      <w:r>
        <w:rPr>
          <w:rFonts w:hint="eastAsia" w:ascii="宋体" w:hAnsi="宋体"/>
        </w:rPr>
        <w:tab/>
      </w:r>
      <w:r>
        <w:rPr>
          <w:rFonts w:hint="eastAsia" w:ascii="宋体" w:hAnsi="宋体"/>
        </w:rPr>
        <w:t>电工电子产品着火危险试验 第 11 部分：灼热丝/热丝基本试验方法 成品的灼热丝可燃性试验方法（GWEPT)</w:t>
      </w:r>
    </w:p>
    <w:p w14:paraId="2746556B">
      <w:pPr>
        <w:spacing w:line="560" w:lineRule="exact"/>
        <w:rPr>
          <w:rFonts w:ascii="宋体" w:hAnsi="宋体"/>
        </w:rPr>
      </w:pPr>
      <w:r>
        <w:rPr>
          <w:rFonts w:hint="eastAsia" w:ascii="宋体" w:hAnsi="宋体"/>
        </w:rPr>
        <w:t>GB/T 13384—2008</w:t>
      </w:r>
      <w:r>
        <w:rPr>
          <w:rFonts w:hint="eastAsia" w:ascii="宋体" w:hAnsi="宋体"/>
        </w:rPr>
        <w:tab/>
      </w:r>
      <w:r>
        <w:rPr>
          <w:rFonts w:hint="eastAsia" w:ascii="宋体" w:hAnsi="宋体"/>
        </w:rPr>
        <w:t>机电产品包装通用技术条件</w:t>
      </w:r>
    </w:p>
    <w:p w14:paraId="53B13808">
      <w:pPr>
        <w:spacing w:line="560" w:lineRule="exact"/>
        <w:rPr>
          <w:rFonts w:ascii="宋体" w:hAnsi="宋体"/>
        </w:rPr>
      </w:pPr>
      <w:r>
        <w:rPr>
          <w:rFonts w:hint="eastAsia" w:ascii="宋体" w:hAnsi="宋体"/>
        </w:rPr>
        <w:t>DL/T 645—2007</w:t>
      </w:r>
      <w:r>
        <w:rPr>
          <w:rFonts w:hint="eastAsia" w:ascii="宋体" w:hAnsi="宋体"/>
        </w:rPr>
        <w:tab/>
      </w:r>
      <w:r>
        <w:rPr>
          <w:rFonts w:hint="eastAsia" w:ascii="宋体" w:hAnsi="宋体"/>
        </w:rPr>
        <w:t>多功能电能表通讯协议</w:t>
      </w:r>
    </w:p>
    <w:p w14:paraId="21907CF8">
      <w:pPr>
        <w:spacing w:line="560" w:lineRule="exact"/>
        <w:rPr>
          <w:rFonts w:ascii="宋体" w:hAnsi="宋体"/>
        </w:rPr>
      </w:pPr>
      <w:r>
        <w:rPr>
          <w:rFonts w:hint="eastAsia" w:ascii="宋体" w:hAnsi="宋体"/>
        </w:rPr>
        <w:t>Q/CSG 1209005―2015</w:t>
      </w:r>
      <w:r>
        <w:rPr>
          <w:rFonts w:hint="eastAsia" w:ascii="宋体" w:hAnsi="宋体"/>
        </w:rPr>
        <w:tab/>
      </w:r>
      <w:r>
        <w:rPr>
          <w:rFonts w:hint="eastAsia" w:ascii="宋体" w:hAnsi="宋体"/>
        </w:rPr>
        <w:t>中国南方电网公司费控电能表信息交换安全认证技术要求</w:t>
      </w:r>
    </w:p>
    <w:p w14:paraId="1B91EC9D">
      <w:pPr>
        <w:spacing w:line="560" w:lineRule="exact"/>
        <w:rPr>
          <w:rFonts w:ascii="宋体" w:hAnsi="宋体"/>
        </w:rPr>
      </w:pPr>
      <w:r>
        <w:rPr>
          <w:rFonts w:hint="eastAsia" w:ascii="宋体" w:hAnsi="宋体"/>
        </w:rPr>
        <w:t>Q/CSG 1209006―2015</w:t>
      </w:r>
      <w:r>
        <w:rPr>
          <w:rFonts w:hint="eastAsia" w:ascii="宋体" w:hAnsi="宋体"/>
        </w:rPr>
        <w:tab/>
      </w:r>
      <w:r>
        <w:rPr>
          <w:rFonts w:hint="eastAsia" w:ascii="宋体" w:hAnsi="宋体"/>
        </w:rPr>
        <w:t>中国南方电网有限责任公司关于DL/T 645―2007多功能电能表通信协议的扩展协议</w:t>
      </w:r>
    </w:p>
    <w:p w14:paraId="4CD3C63C">
      <w:pPr>
        <w:spacing w:line="560" w:lineRule="exact"/>
        <w:rPr>
          <w:rFonts w:ascii="宋体" w:hAnsi="宋体"/>
        </w:rPr>
      </w:pPr>
      <w:r>
        <w:rPr>
          <w:rFonts w:hint="eastAsia" w:ascii="宋体" w:hAnsi="宋体"/>
        </w:rPr>
        <w:t>GB/T 2423.1-2008</w:t>
      </w:r>
      <w:r>
        <w:rPr>
          <w:rFonts w:hint="eastAsia" w:ascii="宋体" w:hAnsi="宋体"/>
        </w:rPr>
        <w:tab/>
      </w:r>
      <w:r>
        <w:rPr>
          <w:rFonts w:hint="eastAsia" w:ascii="宋体" w:hAnsi="宋体"/>
        </w:rPr>
        <w:t xml:space="preserve">电工电子产品环境试验 第 2 部分：试验方法 试验 A: 低温 </w:t>
      </w:r>
    </w:p>
    <w:p w14:paraId="66C1B6B5">
      <w:pPr>
        <w:spacing w:line="560" w:lineRule="exact"/>
        <w:rPr>
          <w:rFonts w:ascii="宋体" w:hAnsi="宋体"/>
        </w:rPr>
      </w:pPr>
      <w:r>
        <w:rPr>
          <w:rFonts w:hint="eastAsia" w:ascii="宋体" w:hAnsi="宋体"/>
        </w:rPr>
        <w:t>GB/T 2423.2-2008</w:t>
      </w:r>
      <w:r>
        <w:rPr>
          <w:rFonts w:hint="eastAsia" w:ascii="宋体" w:hAnsi="宋体"/>
        </w:rPr>
        <w:tab/>
      </w:r>
      <w:r>
        <w:rPr>
          <w:rFonts w:hint="eastAsia" w:ascii="宋体" w:hAnsi="宋体"/>
        </w:rPr>
        <w:t xml:space="preserve">电工电子产品环境试验 第 2 部分：试验方法 试验 B: 高温 </w:t>
      </w:r>
    </w:p>
    <w:p w14:paraId="0C71C29A">
      <w:pPr>
        <w:spacing w:line="560" w:lineRule="exact"/>
        <w:rPr>
          <w:rFonts w:ascii="宋体" w:hAnsi="宋体"/>
        </w:rPr>
      </w:pPr>
      <w:r>
        <w:rPr>
          <w:rFonts w:hint="eastAsia" w:ascii="宋体" w:hAnsi="宋体"/>
        </w:rPr>
        <w:t>GB/T 2423.4-2008</w:t>
      </w:r>
      <w:r>
        <w:rPr>
          <w:rFonts w:hint="eastAsia" w:ascii="宋体" w:hAnsi="宋体"/>
        </w:rPr>
        <w:tab/>
      </w:r>
      <w:r>
        <w:rPr>
          <w:rFonts w:hint="eastAsia" w:ascii="宋体" w:hAnsi="宋体"/>
        </w:rPr>
        <w:t xml:space="preserve">电工电子产品基本环境试验规程 第2部分：试验方法 试验Db：交变湿热（12h+12h循环） </w:t>
      </w:r>
    </w:p>
    <w:p w14:paraId="31B8E704">
      <w:pPr>
        <w:spacing w:line="560" w:lineRule="exact"/>
        <w:rPr>
          <w:rFonts w:ascii="宋体" w:hAnsi="宋体"/>
        </w:rPr>
      </w:pPr>
      <w:r>
        <w:rPr>
          <w:rFonts w:hint="eastAsia" w:ascii="宋体" w:hAnsi="宋体"/>
        </w:rPr>
        <w:t>GB/T 4208-2017</w:t>
      </w:r>
      <w:r>
        <w:rPr>
          <w:rFonts w:hint="eastAsia" w:ascii="宋体" w:hAnsi="宋体"/>
        </w:rPr>
        <w:tab/>
      </w:r>
      <w:r>
        <w:rPr>
          <w:rFonts w:hint="eastAsia" w:ascii="宋体" w:hAnsi="宋体"/>
        </w:rPr>
        <w:tab/>
      </w:r>
      <w:r>
        <w:rPr>
          <w:rFonts w:hint="eastAsia" w:ascii="宋体" w:hAnsi="宋体"/>
        </w:rPr>
        <w:t>外壳防护等级（IP 代码）</w:t>
      </w:r>
    </w:p>
    <w:p w14:paraId="35AC6552">
      <w:pPr>
        <w:spacing w:line="560" w:lineRule="exact"/>
        <w:rPr>
          <w:rFonts w:ascii="宋体" w:hAnsi="宋体"/>
        </w:rPr>
      </w:pPr>
      <w:r>
        <w:rPr>
          <w:rFonts w:hint="eastAsia" w:ascii="宋体" w:hAnsi="宋体"/>
        </w:rPr>
        <w:t>GB/T 17626.2-2018</w:t>
      </w:r>
      <w:r>
        <w:rPr>
          <w:rFonts w:hint="eastAsia" w:ascii="宋体" w:hAnsi="宋体"/>
        </w:rPr>
        <w:tab/>
      </w:r>
      <w:r>
        <w:rPr>
          <w:rFonts w:hint="eastAsia" w:ascii="宋体" w:hAnsi="宋体"/>
        </w:rPr>
        <w:t xml:space="preserve">电磁兼容 试验和测量技术 静电放电抗扰度试验 </w:t>
      </w:r>
    </w:p>
    <w:p w14:paraId="4A9954AF">
      <w:pPr>
        <w:spacing w:line="560" w:lineRule="exact"/>
        <w:rPr>
          <w:rFonts w:ascii="宋体" w:hAnsi="宋体"/>
        </w:rPr>
      </w:pPr>
      <w:r>
        <w:rPr>
          <w:rFonts w:hint="eastAsia" w:ascii="宋体" w:hAnsi="宋体"/>
        </w:rPr>
        <w:t>GB/T 17626.3-2023</w:t>
      </w:r>
      <w:r>
        <w:rPr>
          <w:rFonts w:hint="eastAsia" w:ascii="宋体" w:hAnsi="宋体"/>
        </w:rPr>
        <w:tab/>
      </w:r>
      <w:r>
        <w:rPr>
          <w:rFonts w:hint="eastAsia" w:ascii="宋体" w:hAnsi="宋体"/>
        </w:rPr>
        <w:t>电磁兼容 试验和测量技术 射频电磁场辐射抗扰度试验</w:t>
      </w:r>
    </w:p>
    <w:p w14:paraId="1E763E1D">
      <w:pPr>
        <w:spacing w:line="560" w:lineRule="exact"/>
        <w:rPr>
          <w:rFonts w:ascii="宋体" w:hAnsi="宋体"/>
        </w:rPr>
      </w:pPr>
      <w:r>
        <w:rPr>
          <w:rFonts w:hint="eastAsia" w:ascii="宋体" w:hAnsi="宋体"/>
        </w:rPr>
        <w:t>GB/T 17626.4-2018</w:t>
      </w:r>
      <w:r>
        <w:rPr>
          <w:rFonts w:hint="eastAsia" w:ascii="宋体" w:hAnsi="宋体"/>
        </w:rPr>
        <w:tab/>
      </w:r>
      <w:r>
        <w:rPr>
          <w:rFonts w:hint="eastAsia" w:ascii="宋体" w:hAnsi="宋体"/>
        </w:rPr>
        <w:t xml:space="preserve">电磁兼容 试验和测量技术 电快速瞬变脉冲群抗扰度试验 </w:t>
      </w:r>
    </w:p>
    <w:p w14:paraId="527B3A87">
      <w:pPr>
        <w:spacing w:line="560" w:lineRule="exact"/>
        <w:rPr>
          <w:rFonts w:ascii="宋体" w:hAnsi="宋体"/>
        </w:rPr>
      </w:pPr>
      <w:r>
        <w:rPr>
          <w:rFonts w:hint="eastAsia" w:ascii="宋体" w:hAnsi="宋体"/>
        </w:rPr>
        <w:t>GB/T 17626.5-2019</w:t>
      </w:r>
      <w:r>
        <w:rPr>
          <w:rFonts w:hint="eastAsia" w:ascii="宋体" w:hAnsi="宋体"/>
        </w:rPr>
        <w:tab/>
      </w:r>
      <w:r>
        <w:rPr>
          <w:rFonts w:hint="eastAsia" w:ascii="宋体" w:hAnsi="宋体"/>
        </w:rPr>
        <w:t xml:space="preserve">电磁兼容 试验和测量技术 浪涌（冲击）抗扰度试验 </w:t>
      </w:r>
    </w:p>
    <w:p w14:paraId="505B7FBD">
      <w:pPr>
        <w:spacing w:line="560" w:lineRule="exact"/>
        <w:rPr>
          <w:rFonts w:ascii="宋体" w:hAnsi="宋体"/>
        </w:rPr>
      </w:pPr>
      <w:r>
        <w:rPr>
          <w:rFonts w:hint="eastAsia" w:ascii="宋体" w:hAnsi="宋体"/>
        </w:rPr>
        <w:t>GB/T 17626.8-2006</w:t>
      </w:r>
      <w:r>
        <w:rPr>
          <w:rFonts w:hint="eastAsia" w:ascii="宋体" w:hAnsi="宋体"/>
        </w:rPr>
        <w:tab/>
      </w:r>
      <w:r>
        <w:rPr>
          <w:rFonts w:hint="eastAsia" w:ascii="宋体" w:hAnsi="宋体"/>
        </w:rPr>
        <w:t xml:space="preserve">电磁兼容 试验和测量技术 工频磁场抗扰度试验 </w:t>
      </w:r>
    </w:p>
    <w:p w14:paraId="29004199">
      <w:pPr>
        <w:spacing w:line="560" w:lineRule="exact"/>
        <w:rPr>
          <w:rFonts w:ascii="宋体" w:hAnsi="宋体"/>
        </w:rPr>
      </w:pPr>
      <w:r>
        <w:rPr>
          <w:rFonts w:hint="eastAsia" w:ascii="宋体" w:hAnsi="宋体"/>
        </w:rPr>
        <w:t>GB/T 17626.11-2023</w:t>
      </w:r>
      <w:r>
        <w:rPr>
          <w:rFonts w:hint="eastAsia" w:ascii="宋体" w:hAnsi="宋体"/>
        </w:rPr>
        <w:tab/>
      </w:r>
      <w:r>
        <w:rPr>
          <w:rFonts w:hint="eastAsia" w:ascii="宋体" w:hAnsi="宋体"/>
        </w:rPr>
        <w:t>电磁兼容 试验和测量技术 电压暂降、短时中断和电压变化的抗扰度试验</w:t>
      </w:r>
    </w:p>
    <w:p w14:paraId="7570E953">
      <w:pPr>
        <w:spacing w:line="560" w:lineRule="exact"/>
        <w:rPr>
          <w:rFonts w:ascii="宋体" w:hAnsi="宋体"/>
        </w:rPr>
      </w:pPr>
      <w:r>
        <w:rPr>
          <w:rFonts w:hint="eastAsia" w:ascii="宋体" w:hAnsi="宋体"/>
        </w:rPr>
        <w:t>GB/T 17626.18-2016</w:t>
      </w:r>
      <w:r>
        <w:rPr>
          <w:rFonts w:hint="eastAsia" w:ascii="宋体" w:hAnsi="宋体"/>
        </w:rPr>
        <w:tab/>
      </w:r>
      <w:r>
        <w:rPr>
          <w:rFonts w:hint="eastAsia" w:ascii="宋体" w:hAnsi="宋体"/>
        </w:rPr>
        <w:t>电磁兼容 试验和测量技术 阻尼振荡波抗扰度试验</w:t>
      </w:r>
    </w:p>
    <w:p w14:paraId="79E442E3">
      <w:pPr>
        <w:spacing w:line="560" w:lineRule="exact"/>
        <w:rPr>
          <w:rFonts w:ascii="宋体" w:hAnsi="宋体"/>
        </w:rPr>
      </w:pPr>
      <w:r>
        <w:rPr>
          <w:rFonts w:hint="eastAsia" w:ascii="宋体" w:hAnsi="宋体"/>
        </w:rPr>
        <w:t>GB/T 11287-2000</w:t>
      </w:r>
      <w:r>
        <w:rPr>
          <w:rFonts w:hint="eastAsia" w:ascii="宋体" w:hAnsi="宋体"/>
        </w:rPr>
        <w:tab/>
      </w:r>
      <w:r>
        <w:rPr>
          <w:rFonts w:hint="eastAsia" w:ascii="宋体" w:hAnsi="宋体"/>
        </w:rPr>
        <w:tab/>
      </w:r>
      <w:r>
        <w:rPr>
          <w:rFonts w:hint="eastAsia" w:ascii="宋体" w:hAnsi="宋体"/>
        </w:rPr>
        <w:t>电气继电器 第21部分：量度继电器和保护装置的振动、冲击、碰撞和地震试验 第1篇：振动试验(正弦)</w:t>
      </w:r>
    </w:p>
    <w:p w14:paraId="3EC73AF0">
      <w:pPr>
        <w:pStyle w:val="2"/>
      </w:pPr>
      <w:bookmarkStart w:id="48" w:name="_Toc24814"/>
      <w:bookmarkStart w:id="49" w:name="_Toc1613603376"/>
      <w:bookmarkStart w:id="50" w:name="_Toc1250"/>
      <w:bookmarkStart w:id="51" w:name="_Toc11615"/>
      <w:bookmarkStart w:id="52" w:name="_Toc333918280"/>
      <w:bookmarkStart w:id="53" w:name="_Toc22317"/>
      <w:bookmarkStart w:id="54" w:name="_Toc6475"/>
      <w:bookmarkStart w:id="55" w:name="_Toc457784236"/>
      <w:bookmarkStart w:id="56" w:name="_Toc28977"/>
      <w:bookmarkStart w:id="57" w:name="_Toc27603"/>
      <w:bookmarkStart w:id="58" w:name="_Toc30791"/>
      <w:bookmarkStart w:id="59" w:name="_Toc26061"/>
      <w:bookmarkStart w:id="60" w:name="_Toc32648"/>
      <w:bookmarkStart w:id="61" w:name="_Toc5935"/>
      <w:r>
        <w:rPr>
          <w:rFonts w:hint="eastAsia"/>
        </w:rPr>
        <w:t>3 术语及定义</w:t>
      </w:r>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6D248B1A">
      <w:pPr>
        <w:pStyle w:val="3"/>
        <w:ind w:firstLine="0" w:firstLineChars="0"/>
        <w:jc w:val="left"/>
        <w:rPr>
          <w:szCs w:val="21"/>
        </w:rPr>
      </w:pPr>
      <w:bookmarkStart w:id="62" w:name="_Toc11676"/>
      <w:bookmarkStart w:id="63" w:name="_Toc18232"/>
      <w:r>
        <w:rPr>
          <w:rFonts w:hint="eastAsia"/>
        </w:rPr>
        <w:t>3.1低压分布式光伏</w:t>
      </w:r>
      <w:bookmarkEnd w:id="62"/>
      <w:bookmarkEnd w:id="63"/>
      <w:r>
        <w:rPr>
          <w:rFonts w:hint="eastAsia"/>
        </w:rPr>
        <w:t>协议转换单元</w:t>
      </w:r>
    </w:p>
    <w:p w14:paraId="02366361">
      <w:pPr>
        <w:spacing w:line="560" w:lineRule="exact"/>
        <w:rPr>
          <w:rFonts w:ascii="宋体" w:hAnsi="宋体"/>
        </w:rPr>
      </w:pPr>
      <w:bookmarkStart w:id="64" w:name="_Toc30923"/>
      <w:bookmarkStart w:id="65" w:name="_Toc32361"/>
      <w:r>
        <w:rPr>
          <w:rFonts w:hint="eastAsia" w:ascii="宋体" w:hAnsi="宋体"/>
        </w:rPr>
        <w:t>上行可通过宽带载波、宽带双模或RS-485和计量自动化终端通信，下行通过有线或无线连接方式和逆变器通信，实现逆变器数据采集和柔性控制逆变器出力的装置。</w:t>
      </w:r>
      <w:bookmarkEnd w:id="64"/>
      <w:bookmarkEnd w:id="65"/>
    </w:p>
    <w:p w14:paraId="3FF01BDD">
      <w:pPr>
        <w:pStyle w:val="3"/>
        <w:ind w:firstLine="0" w:firstLineChars="0"/>
        <w:jc w:val="left"/>
        <w:rPr>
          <w:szCs w:val="21"/>
        </w:rPr>
      </w:pPr>
      <w:bookmarkStart w:id="66" w:name="_Toc11051"/>
      <w:bookmarkStart w:id="67" w:name="_Toc29499"/>
      <w:r>
        <w:rPr>
          <w:rFonts w:hint="eastAsia"/>
        </w:rPr>
        <w:t>3.2柔性控制</w:t>
      </w:r>
      <w:bookmarkEnd w:id="66"/>
      <w:bookmarkEnd w:id="67"/>
    </w:p>
    <w:p w14:paraId="28F987F6">
      <w:pPr>
        <w:spacing w:line="560" w:lineRule="exact"/>
        <w:rPr>
          <w:rFonts w:ascii="宋体" w:hAnsi="宋体"/>
        </w:rPr>
      </w:pPr>
      <w:r>
        <w:rPr>
          <w:rFonts w:hint="eastAsia" w:ascii="宋体" w:hAnsi="宋体"/>
        </w:rPr>
        <w:t>柔性控制指主站通过相关设备控制光伏逆变器开关机、调节光伏逆变器输出等。</w:t>
      </w:r>
    </w:p>
    <w:p w14:paraId="069DCE5D">
      <w:pPr>
        <w:pStyle w:val="3"/>
        <w:ind w:firstLine="0" w:firstLineChars="0"/>
        <w:jc w:val="left"/>
        <w:rPr>
          <w:szCs w:val="21"/>
        </w:rPr>
      </w:pPr>
      <w:r>
        <w:rPr>
          <w:rFonts w:hint="eastAsia"/>
        </w:rPr>
        <w:t>3.3智能终端</w:t>
      </w:r>
    </w:p>
    <w:p w14:paraId="5C3D3A73">
      <w:pPr>
        <w:spacing w:line="560" w:lineRule="exact"/>
        <w:rPr>
          <w:rFonts w:ascii="宋体" w:hAnsi="宋体"/>
        </w:rPr>
      </w:pPr>
      <w:r>
        <w:rPr>
          <w:rFonts w:hint="eastAsia" w:ascii="宋体" w:hAnsi="宋体"/>
        </w:rPr>
        <w:t>安装在专变和公变台区的智能化采集与控制终端，满足高性能并发、大容量存储、多采集对象、就地化分析决策、协同计算需求，具有数据采集、设备运行状态监测、电能计量、用电管理、远程监测运维等功能，支撑营销、配电及新兴业务发展需求。</w:t>
      </w:r>
    </w:p>
    <w:p w14:paraId="1EF370A9">
      <w:pPr>
        <w:pStyle w:val="3"/>
        <w:ind w:firstLine="0" w:firstLineChars="0"/>
        <w:jc w:val="left"/>
        <w:rPr>
          <w:szCs w:val="21"/>
        </w:rPr>
      </w:pPr>
      <w:r>
        <w:rPr>
          <w:rFonts w:hint="eastAsia"/>
        </w:rPr>
        <w:t>3.4无线接口转换器</w:t>
      </w:r>
    </w:p>
    <w:bookmarkEnd w:id="44"/>
    <w:bookmarkEnd w:id="45"/>
    <w:bookmarkEnd w:id="46"/>
    <w:bookmarkEnd w:id="47"/>
    <w:p w14:paraId="50735116">
      <w:pPr>
        <w:spacing w:line="560" w:lineRule="exact"/>
        <w:rPr>
          <w:rFonts w:ascii="宋体" w:hAnsi="宋体"/>
        </w:rPr>
      </w:pPr>
      <w:r>
        <w:rPr>
          <w:rFonts w:hint="eastAsia" w:ascii="宋体" w:hAnsi="宋体"/>
        </w:rPr>
        <w:t>即插即用在光伏逆变器上，上行通过无线方式与光伏协议转换单元通信，实现分布式光伏数据采集和柔性调控。其中，协议转换单元作为用户级管理单元，实现南向子节点管理和无线通道路由功能，无线接口转换器起到接口转换作用。</w:t>
      </w:r>
    </w:p>
    <w:p w14:paraId="27D6C2DC">
      <w:pPr>
        <w:pStyle w:val="2"/>
        <w:rPr>
          <w:color w:val="000000" w:themeColor="text1"/>
          <w14:textFill>
            <w14:solidFill>
              <w14:schemeClr w14:val="tx1"/>
            </w14:solidFill>
          </w14:textFill>
        </w:rPr>
      </w:pPr>
      <w:bookmarkStart w:id="68" w:name="_Toc28663"/>
      <w:bookmarkStart w:id="69" w:name="_Toc28199"/>
      <w:bookmarkStart w:id="70" w:name="_Toc28862"/>
      <w:bookmarkStart w:id="71" w:name="_Toc7786"/>
      <w:bookmarkStart w:id="72" w:name="_Toc16227"/>
      <w:bookmarkStart w:id="73" w:name="_Toc7794"/>
      <w:bookmarkStart w:id="74" w:name="_Toc10676"/>
      <w:bookmarkStart w:id="75" w:name="_Toc4108"/>
      <w:bookmarkStart w:id="76" w:name="_Toc27257"/>
      <w:bookmarkStart w:id="77" w:name="_Toc1017714715"/>
      <w:bookmarkStart w:id="78" w:name="_Toc2063485287"/>
      <w:bookmarkStart w:id="79" w:name="_Toc449"/>
      <w:bookmarkStart w:id="80" w:name="_Toc8562"/>
      <w:bookmarkStart w:id="81" w:name="_Toc12281"/>
      <w:bookmarkStart w:id="82" w:name="_Toc22824"/>
      <w:bookmarkStart w:id="83" w:name="_Toc13512"/>
      <w:bookmarkStart w:id="84" w:name="_Toc559565627"/>
      <w:r>
        <w:rPr>
          <w:rFonts w:hint="eastAsia"/>
        </w:rPr>
        <w:t xml:space="preserve">4 </w:t>
      </w:r>
      <w:bookmarkEnd w:id="68"/>
      <w:bookmarkEnd w:id="69"/>
      <w:bookmarkEnd w:id="70"/>
      <w:bookmarkEnd w:id="71"/>
      <w:bookmarkEnd w:id="72"/>
      <w:bookmarkEnd w:id="73"/>
      <w:bookmarkStart w:id="85" w:name="_Toc23831"/>
      <w:r>
        <w:rPr>
          <w:rFonts w:hint="eastAsia"/>
          <w:color w:val="000000" w:themeColor="text1"/>
          <w14:textFill>
            <w14:solidFill>
              <w14:schemeClr w14:val="tx1"/>
            </w14:solidFill>
          </w14:textFill>
        </w:rPr>
        <w:t>技术要求</w:t>
      </w:r>
      <w:bookmarkEnd w:id="74"/>
      <w:bookmarkEnd w:id="75"/>
      <w:bookmarkEnd w:id="76"/>
      <w:bookmarkEnd w:id="77"/>
      <w:bookmarkEnd w:id="78"/>
      <w:bookmarkEnd w:id="79"/>
      <w:bookmarkEnd w:id="80"/>
      <w:bookmarkEnd w:id="81"/>
      <w:bookmarkEnd w:id="82"/>
      <w:bookmarkEnd w:id="83"/>
      <w:bookmarkEnd w:id="84"/>
      <w:bookmarkEnd w:id="85"/>
    </w:p>
    <w:p w14:paraId="294F2FC3">
      <w:pPr>
        <w:pStyle w:val="3"/>
        <w:ind w:firstLine="0" w:firstLineChars="0"/>
        <w:jc w:val="left"/>
      </w:pPr>
      <w:bookmarkStart w:id="86" w:name="_Toc20230"/>
      <w:bookmarkStart w:id="87" w:name="_Toc24898"/>
      <w:bookmarkStart w:id="88" w:name="_Toc26649"/>
      <w:bookmarkStart w:id="89" w:name="_Toc11868"/>
      <w:bookmarkStart w:id="90" w:name="_Toc3498"/>
      <w:r>
        <w:rPr>
          <w:rFonts w:hint="eastAsia"/>
        </w:rPr>
        <w:t>4.1 环境条件</w:t>
      </w:r>
      <w:bookmarkEnd w:id="86"/>
      <w:bookmarkEnd w:id="87"/>
      <w:bookmarkEnd w:id="88"/>
      <w:bookmarkEnd w:id="89"/>
      <w:bookmarkEnd w:id="90"/>
    </w:p>
    <w:p w14:paraId="2C3C2E7B">
      <w:pPr>
        <w:pStyle w:val="4"/>
        <w:numPr>
          <w:ilvl w:val="0"/>
          <w:numId w:val="0"/>
        </w:numPr>
        <w:tabs>
          <w:tab w:val="left" w:pos="1023"/>
        </w:tabs>
        <w:rPr>
          <w:color w:val="000000" w:themeColor="text1"/>
          <w14:textFill>
            <w14:solidFill>
              <w14:schemeClr w14:val="tx1"/>
            </w14:solidFill>
          </w14:textFill>
        </w:rPr>
      </w:pPr>
      <w:bookmarkStart w:id="91" w:name="_Toc6587"/>
      <w:bookmarkStart w:id="92" w:name="_Toc12429"/>
      <w:bookmarkStart w:id="93" w:name="_Toc26310"/>
      <w:bookmarkStart w:id="94" w:name="_Toc20828"/>
      <w:bookmarkStart w:id="95" w:name="_Toc23559"/>
      <w:r>
        <w:rPr>
          <w:rFonts w:hint="eastAsia"/>
          <w:color w:val="000000" w:themeColor="text1"/>
          <w14:textFill>
            <w14:solidFill>
              <w14:schemeClr w14:val="tx1"/>
            </w14:solidFill>
          </w14:textFill>
        </w:rPr>
        <w:t>4.1.1 参比温度及参比湿度</w:t>
      </w:r>
      <w:bookmarkEnd w:id="91"/>
      <w:bookmarkEnd w:id="92"/>
      <w:bookmarkEnd w:id="93"/>
      <w:bookmarkEnd w:id="94"/>
      <w:bookmarkEnd w:id="95"/>
    </w:p>
    <w:p w14:paraId="65035566">
      <w:pPr>
        <w:spacing w:line="560" w:lineRule="exact"/>
        <w:rPr>
          <w:rFonts w:ascii="宋体" w:hAnsi="宋体"/>
        </w:rPr>
      </w:pPr>
      <w:r>
        <w:rPr>
          <w:rFonts w:hint="eastAsia" w:ascii="宋体" w:hAnsi="宋体"/>
        </w:rPr>
        <w:t>参比温度为23℃；参比湿度为40％～60％。</w:t>
      </w:r>
    </w:p>
    <w:p w14:paraId="2A65B29C">
      <w:pPr>
        <w:pStyle w:val="4"/>
        <w:numPr>
          <w:ilvl w:val="0"/>
          <w:numId w:val="0"/>
        </w:numPr>
        <w:tabs>
          <w:tab w:val="left" w:pos="1023"/>
        </w:tabs>
        <w:rPr>
          <w:color w:val="000000" w:themeColor="text1"/>
          <w14:textFill>
            <w14:solidFill>
              <w14:schemeClr w14:val="tx1"/>
            </w14:solidFill>
          </w14:textFill>
        </w:rPr>
      </w:pPr>
      <w:bookmarkStart w:id="96" w:name="_Toc1691"/>
      <w:bookmarkStart w:id="97" w:name="_Toc8838"/>
      <w:bookmarkStart w:id="98" w:name="_Toc11092"/>
      <w:bookmarkStart w:id="99" w:name="_Toc7777"/>
      <w:bookmarkStart w:id="100" w:name="_Toc32297"/>
      <w:r>
        <w:rPr>
          <w:rFonts w:hint="eastAsia"/>
          <w:color w:val="000000" w:themeColor="text1"/>
          <w14:textFill>
            <w14:solidFill>
              <w14:schemeClr w14:val="tx1"/>
            </w14:solidFill>
          </w14:textFill>
        </w:rPr>
        <w:t>4.1.2 温度、湿度范围</w:t>
      </w:r>
      <w:bookmarkEnd w:id="96"/>
      <w:bookmarkEnd w:id="97"/>
      <w:bookmarkEnd w:id="98"/>
      <w:bookmarkEnd w:id="99"/>
      <w:bookmarkEnd w:id="100"/>
    </w:p>
    <w:p w14:paraId="42FE332E">
      <w:pPr>
        <w:spacing w:line="560" w:lineRule="exact"/>
        <w:rPr>
          <w:rFonts w:ascii="宋体" w:hAnsi="宋体"/>
        </w:rPr>
      </w:pPr>
      <w:r>
        <w:rPr>
          <w:rFonts w:hint="eastAsia" w:ascii="宋体" w:hAnsi="宋体"/>
        </w:rPr>
        <w:t>协议转换单元正常运行的气候环境条件见</w:t>
      </w:r>
      <w:r>
        <w:fldChar w:fldCharType="begin"/>
      </w:r>
      <w:r>
        <w:instrText xml:space="preserve"> REF _Ref20712  \* MERGEFORMAT</w:instrText>
      </w:r>
      <w:r>
        <w:fldChar w:fldCharType="separate"/>
      </w:r>
      <w:r>
        <w:rPr>
          <w:rFonts w:hint="eastAsia" w:ascii="宋体" w:hAnsi="宋体"/>
        </w:rPr>
        <w:t>表 1</w:t>
      </w:r>
      <w:r>
        <w:rPr>
          <w:rFonts w:hint="eastAsia" w:ascii="宋体" w:hAnsi="宋体"/>
        </w:rPr>
        <w:fldChar w:fldCharType="end"/>
      </w:r>
      <w:r>
        <w:rPr>
          <w:rFonts w:hint="eastAsia" w:ascii="宋体" w:hAnsi="宋体"/>
        </w:rPr>
        <w:t>。</w:t>
      </w:r>
    </w:p>
    <w:p w14:paraId="37CF3BBF">
      <w:pPr>
        <w:pStyle w:val="7"/>
      </w:pPr>
      <w:bookmarkStart w:id="101" w:name="_Ref20712"/>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01"/>
      <w:r>
        <w:rPr>
          <w:rFonts w:hint="eastAsia"/>
          <w:color w:val="000000" w:themeColor="text1"/>
          <w14:textFill>
            <w14:solidFill>
              <w14:schemeClr w14:val="tx1"/>
            </w14:solidFill>
          </w14:textFill>
        </w:rPr>
        <w:t xml:space="preserve"> 设备正常运行的气候环境条件分类</w:t>
      </w:r>
      <w:r>
        <w:rPr>
          <w:rFonts w:hint="eastAsia"/>
        </w:rPr>
        <w:t xml:space="preserve"> </w:t>
      </w:r>
    </w:p>
    <w:tbl>
      <w:tblPr>
        <w:tblStyle w:val="19"/>
        <w:tblW w:w="83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8"/>
        <w:gridCol w:w="720"/>
        <w:gridCol w:w="1676"/>
        <w:gridCol w:w="1553"/>
        <w:gridCol w:w="1825"/>
        <w:gridCol w:w="1457"/>
      </w:tblGrid>
      <w:tr w14:paraId="64CEF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Merge w:val="restart"/>
            <w:vAlign w:val="center"/>
          </w:tcPr>
          <w:p w14:paraId="521F7626">
            <w:pPr>
              <w:pStyle w:val="24"/>
              <w:spacing w:line="240" w:lineRule="auto"/>
              <w:ind w:firstLine="0" w:firstLineChars="0"/>
              <w:jc w:val="center"/>
              <w:rPr>
                <w:rFonts w:ascii="黑体"/>
                <w:color w:val="000000" w:themeColor="text1"/>
                <w:sz w:val="18"/>
                <w14:textFill>
                  <w14:solidFill>
                    <w14:schemeClr w14:val="tx1"/>
                  </w14:solidFill>
                </w14:textFill>
              </w:rPr>
            </w:pPr>
          </w:p>
          <w:p w14:paraId="0D9BD4D8">
            <w:pPr>
              <w:pStyle w:val="24"/>
              <w:spacing w:line="240" w:lineRule="auto"/>
              <w:ind w:left="22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场所类型</w:t>
            </w:r>
          </w:p>
        </w:tc>
        <w:tc>
          <w:tcPr>
            <w:tcW w:w="720" w:type="dxa"/>
            <w:vMerge w:val="restart"/>
            <w:vAlign w:val="center"/>
          </w:tcPr>
          <w:p w14:paraId="717AA4CC">
            <w:pPr>
              <w:pStyle w:val="24"/>
              <w:spacing w:line="240" w:lineRule="auto"/>
              <w:ind w:firstLine="0" w:firstLineChars="0"/>
              <w:jc w:val="center"/>
              <w:rPr>
                <w:rFonts w:ascii="黑体"/>
                <w:color w:val="000000" w:themeColor="text1"/>
                <w:sz w:val="18"/>
                <w14:textFill>
                  <w14:solidFill>
                    <w14:schemeClr w14:val="tx1"/>
                  </w14:solidFill>
                </w14:textFill>
              </w:rPr>
            </w:pPr>
          </w:p>
          <w:p w14:paraId="57F90F7A">
            <w:pPr>
              <w:pStyle w:val="24"/>
              <w:spacing w:line="240" w:lineRule="auto"/>
              <w:ind w:left="178"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级别</w:t>
            </w:r>
          </w:p>
        </w:tc>
        <w:tc>
          <w:tcPr>
            <w:tcW w:w="3229" w:type="dxa"/>
            <w:gridSpan w:val="2"/>
            <w:vAlign w:val="center"/>
          </w:tcPr>
          <w:p w14:paraId="13165F10">
            <w:pPr>
              <w:pStyle w:val="24"/>
              <w:spacing w:line="240" w:lineRule="auto"/>
              <w:ind w:left="977"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空</w:t>
            </w:r>
            <w:r>
              <w:rPr>
                <w:color w:val="000000" w:themeColor="text1"/>
                <w:spacing w:val="45"/>
                <w:w w:val="150"/>
                <w:sz w:val="18"/>
                <w14:textFill>
                  <w14:solidFill>
                    <w14:schemeClr w14:val="tx1"/>
                  </w14:solidFill>
                </w14:textFill>
              </w:rPr>
              <w:t xml:space="preserve"> </w:t>
            </w:r>
            <w:r>
              <w:rPr>
                <w:color w:val="000000" w:themeColor="text1"/>
                <w:sz w:val="18"/>
                <w14:textFill>
                  <w14:solidFill>
                    <w14:schemeClr w14:val="tx1"/>
                  </w14:solidFill>
                </w14:textFill>
              </w:rPr>
              <w:t>气</w:t>
            </w:r>
            <w:r>
              <w:rPr>
                <w:color w:val="000000" w:themeColor="text1"/>
                <w:spacing w:val="45"/>
                <w:w w:val="150"/>
                <w:sz w:val="18"/>
                <w14:textFill>
                  <w14:solidFill>
                    <w14:schemeClr w14:val="tx1"/>
                  </w14:solidFill>
                </w14:textFill>
              </w:rPr>
              <w:t xml:space="preserve"> </w:t>
            </w:r>
            <w:r>
              <w:rPr>
                <w:color w:val="000000" w:themeColor="text1"/>
                <w:sz w:val="18"/>
                <w14:textFill>
                  <w14:solidFill>
                    <w14:schemeClr w14:val="tx1"/>
                  </w14:solidFill>
                </w14:textFill>
              </w:rPr>
              <w:t>温</w:t>
            </w:r>
            <w:r>
              <w:rPr>
                <w:color w:val="000000" w:themeColor="text1"/>
                <w:spacing w:val="45"/>
                <w:w w:val="150"/>
                <w:sz w:val="18"/>
                <w14:textFill>
                  <w14:solidFill>
                    <w14:schemeClr w14:val="tx1"/>
                  </w14:solidFill>
                </w14:textFill>
              </w:rPr>
              <w:t xml:space="preserve"> </w:t>
            </w:r>
            <w:r>
              <w:rPr>
                <w:color w:val="000000" w:themeColor="text1"/>
                <w:spacing w:val="-10"/>
                <w:sz w:val="18"/>
                <w14:textFill>
                  <w14:solidFill>
                    <w14:schemeClr w14:val="tx1"/>
                  </w14:solidFill>
                </w14:textFill>
              </w:rPr>
              <w:t>度</w:t>
            </w:r>
          </w:p>
        </w:tc>
        <w:tc>
          <w:tcPr>
            <w:tcW w:w="3282" w:type="dxa"/>
            <w:gridSpan w:val="2"/>
            <w:vAlign w:val="center"/>
          </w:tcPr>
          <w:p w14:paraId="0E9CED50">
            <w:pPr>
              <w:pStyle w:val="24"/>
              <w:tabs>
                <w:tab w:val="left" w:pos="547"/>
              </w:tabs>
              <w:spacing w:line="240" w:lineRule="auto"/>
              <w:ind w:left="7" w:firstLine="0" w:firstLineChars="0"/>
              <w:jc w:val="center"/>
              <w:rPr>
                <w:color w:val="000000" w:themeColor="text1"/>
                <w:sz w:val="18"/>
                <w14:textFill>
                  <w14:solidFill>
                    <w14:schemeClr w14:val="tx1"/>
                  </w14:solidFill>
                </w14:textFill>
              </w:rPr>
            </w:pPr>
            <w:r>
              <w:rPr>
                <w:color w:val="000000" w:themeColor="text1"/>
                <w:spacing w:val="-10"/>
                <w:sz w:val="18"/>
                <w14:textFill>
                  <w14:solidFill>
                    <w14:schemeClr w14:val="tx1"/>
                  </w14:solidFill>
                </w14:textFill>
              </w:rPr>
              <w:t>湿</w:t>
            </w:r>
            <w:r>
              <w:rPr>
                <w:color w:val="000000" w:themeColor="text1"/>
                <w:sz w:val="18"/>
                <w14:textFill>
                  <w14:solidFill>
                    <w14:schemeClr w14:val="tx1"/>
                  </w14:solidFill>
                </w14:textFill>
              </w:rPr>
              <w:tab/>
            </w:r>
            <w:r>
              <w:rPr>
                <w:color w:val="000000" w:themeColor="text1"/>
                <w:spacing w:val="-10"/>
                <w:sz w:val="18"/>
                <w14:textFill>
                  <w14:solidFill>
                    <w14:schemeClr w14:val="tx1"/>
                  </w14:solidFill>
                </w14:textFill>
              </w:rPr>
              <w:t>度</w:t>
            </w:r>
          </w:p>
        </w:tc>
      </w:tr>
      <w:tr w14:paraId="62907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1168" w:type="dxa"/>
            <w:vMerge w:val="continue"/>
            <w:tcBorders>
              <w:top w:val="nil"/>
            </w:tcBorders>
            <w:vAlign w:val="center"/>
          </w:tcPr>
          <w:p w14:paraId="2D39040C">
            <w:pPr>
              <w:spacing w:line="240" w:lineRule="auto"/>
              <w:ind w:firstLine="0" w:firstLineChars="0"/>
              <w:jc w:val="center"/>
              <w:rPr>
                <w:color w:val="000000" w:themeColor="text1"/>
                <w:sz w:val="2"/>
                <w:szCs w:val="2"/>
                <w14:textFill>
                  <w14:solidFill>
                    <w14:schemeClr w14:val="tx1"/>
                  </w14:solidFill>
                </w14:textFill>
              </w:rPr>
            </w:pPr>
          </w:p>
        </w:tc>
        <w:tc>
          <w:tcPr>
            <w:tcW w:w="720" w:type="dxa"/>
            <w:vMerge w:val="continue"/>
            <w:tcBorders>
              <w:top w:val="nil"/>
            </w:tcBorders>
            <w:vAlign w:val="center"/>
          </w:tcPr>
          <w:p w14:paraId="3A97DBCD">
            <w:pPr>
              <w:spacing w:line="240" w:lineRule="auto"/>
              <w:ind w:firstLine="0" w:firstLineChars="0"/>
              <w:jc w:val="center"/>
              <w:rPr>
                <w:color w:val="000000" w:themeColor="text1"/>
                <w:sz w:val="2"/>
                <w:szCs w:val="2"/>
                <w14:textFill>
                  <w14:solidFill>
                    <w14:schemeClr w14:val="tx1"/>
                  </w14:solidFill>
                </w14:textFill>
              </w:rPr>
            </w:pPr>
          </w:p>
        </w:tc>
        <w:tc>
          <w:tcPr>
            <w:tcW w:w="1676" w:type="dxa"/>
            <w:vAlign w:val="center"/>
          </w:tcPr>
          <w:p w14:paraId="7870EBE3">
            <w:pPr>
              <w:pStyle w:val="24"/>
              <w:spacing w:line="240" w:lineRule="auto"/>
              <w:ind w:left="468" w:right="460"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范围</w:t>
            </w:r>
          </w:p>
          <w:p w14:paraId="56872749">
            <w:pPr>
              <w:pStyle w:val="24"/>
              <w:spacing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c>
          <w:tcPr>
            <w:tcW w:w="1553" w:type="dxa"/>
            <w:vAlign w:val="center"/>
          </w:tcPr>
          <w:p w14:paraId="1D8F8825">
            <w:pPr>
              <w:pStyle w:val="24"/>
              <w:spacing w:line="240" w:lineRule="auto"/>
              <w:ind w:left="259" w:right="254" w:firstLine="0" w:firstLineChars="0"/>
              <w:jc w:val="center"/>
              <w:rPr>
                <w:rFonts w:ascii="Times New Roman" w:eastAsia="Times New Roman"/>
                <w:color w:val="000000" w:themeColor="text1"/>
                <w:sz w:val="18"/>
                <w14:textFill>
                  <w14:solidFill>
                    <w14:schemeClr w14:val="tx1"/>
                  </w14:solidFill>
                </w14:textFill>
              </w:rPr>
            </w:pPr>
            <w:r>
              <w:rPr>
                <w:color w:val="000000" w:themeColor="text1"/>
                <w:spacing w:val="8"/>
                <w:sz w:val="18"/>
                <w14:textFill>
                  <w14:solidFill>
                    <w14:schemeClr w14:val="tx1"/>
                  </w14:solidFill>
                </w14:textFill>
              </w:rPr>
              <w:t>最大变化率</w:t>
            </w:r>
            <w:r>
              <w:rPr>
                <w:rFonts w:ascii="Times New Roman" w:eastAsia="Times New Roman"/>
                <w:color w:val="000000" w:themeColor="text1"/>
                <w:spacing w:val="-10"/>
                <w:sz w:val="18"/>
                <w:vertAlign w:val="superscript"/>
                <w14:textFill>
                  <w14:solidFill>
                    <w14:schemeClr w14:val="tx1"/>
                  </w14:solidFill>
                </w14:textFill>
              </w:rPr>
              <w:t>a</w:t>
            </w:r>
          </w:p>
          <w:p w14:paraId="49600E44">
            <w:pPr>
              <w:pStyle w:val="24"/>
              <w:spacing w:line="240" w:lineRule="auto"/>
              <w:ind w:left="259" w:right="252"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℃/h</w:t>
            </w:r>
          </w:p>
        </w:tc>
        <w:tc>
          <w:tcPr>
            <w:tcW w:w="1825" w:type="dxa"/>
            <w:vAlign w:val="center"/>
          </w:tcPr>
          <w:p w14:paraId="54BDE402">
            <w:pPr>
              <w:pStyle w:val="24"/>
              <w:spacing w:line="240" w:lineRule="auto"/>
              <w:ind w:left="481" w:right="473" w:firstLine="0" w:firstLineChars="0"/>
              <w:jc w:val="center"/>
              <w:rPr>
                <w:rFonts w:ascii="Times New Roman" w:eastAsia="Times New Roman"/>
                <w:color w:val="000000" w:themeColor="text1"/>
                <w:sz w:val="18"/>
                <w14:textFill>
                  <w14:solidFill>
                    <w14:schemeClr w14:val="tx1"/>
                  </w14:solidFill>
                </w14:textFill>
              </w:rPr>
            </w:pPr>
            <w:r>
              <w:rPr>
                <w:color w:val="000000" w:themeColor="text1"/>
                <w:spacing w:val="11"/>
                <w:sz w:val="18"/>
                <w14:textFill>
                  <w14:solidFill>
                    <w14:schemeClr w14:val="tx1"/>
                  </w14:solidFill>
                </w14:textFill>
              </w:rPr>
              <w:t>相对湿度</w:t>
            </w:r>
            <w:r>
              <w:rPr>
                <w:rFonts w:ascii="Times New Roman" w:eastAsia="Times New Roman"/>
                <w:color w:val="000000" w:themeColor="text1"/>
                <w:spacing w:val="-10"/>
                <w:sz w:val="18"/>
                <w:vertAlign w:val="superscript"/>
                <w14:textFill>
                  <w14:solidFill>
                    <w14:schemeClr w14:val="tx1"/>
                  </w14:solidFill>
                </w14:textFill>
              </w:rPr>
              <w:t>b</w:t>
            </w:r>
          </w:p>
          <w:p w14:paraId="6C9B52BA">
            <w:pPr>
              <w:pStyle w:val="24"/>
              <w:spacing w:line="240" w:lineRule="auto"/>
              <w:ind w:left="7"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w:t>
            </w:r>
          </w:p>
        </w:tc>
        <w:tc>
          <w:tcPr>
            <w:tcW w:w="1457" w:type="dxa"/>
            <w:vAlign w:val="center"/>
          </w:tcPr>
          <w:p w14:paraId="73772ED6">
            <w:pPr>
              <w:pStyle w:val="24"/>
              <w:spacing w:line="240" w:lineRule="auto"/>
              <w:ind w:left="171" w:right="162"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最大绝对湿度</w:t>
            </w:r>
          </w:p>
          <w:p w14:paraId="242B4708">
            <w:pPr>
              <w:pStyle w:val="24"/>
              <w:spacing w:line="240" w:lineRule="auto"/>
              <w:ind w:left="170" w:right="162"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g/m</w:t>
            </w:r>
            <w:r>
              <w:rPr>
                <w:rFonts w:ascii="Times New Roman"/>
                <w:color w:val="000000" w:themeColor="text1"/>
                <w:spacing w:val="-4"/>
                <w:sz w:val="18"/>
                <w:vertAlign w:val="superscript"/>
                <w14:textFill>
                  <w14:solidFill>
                    <w14:schemeClr w14:val="tx1"/>
                  </w14:solidFill>
                </w14:textFill>
              </w:rPr>
              <w:t>3</w:t>
            </w:r>
          </w:p>
        </w:tc>
      </w:tr>
      <w:tr w14:paraId="27666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Merge w:val="restart"/>
            <w:vAlign w:val="center"/>
          </w:tcPr>
          <w:p w14:paraId="2823C70B">
            <w:pPr>
              <w:pStyle w:val="24"/>
              <w:spacing w:line="240" w:lineRule="auto"/>
              <w:ind w:firstLine="0" w:firstLineChars="0"/>
              <w:jc w:val="center"/>
              <w:rPr>
                <w:rFonts w:ascii="黑体"/>
                <w:color w:val="000000" w:themeColor="text1"/>
                <w:sz w:val="18"/>
                <w14:textFill>
                  <w14:solidFill>
                    <w14:schemeClr w14:val="tx1"/>
                  </w14:solidFill>
                </w14:textFill>
              </w:rPr>
            </w:pPr>
          </w:p>
          <w:p w14:paraId="565F5B50">
            <w:pPr>
              <w:pStyle w:val="24"/>
              <w:spacing w:line="240" w:lineRule="auto"/>
              <w:ind w:left="207" w:right="198"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遮蔽</w:t>
            </w:r>
          </w:p>
        </w:tc>
        <w:tc>
          <w:tcPr>
            <w:tcW w:w="720" w:type="dxa"/>
            <w:vAlign w:val="center"/>
          </w:tcPr>
          <w:p w14:paraId="590757AE">
            <w:pPr>
              <w:pStyle w:val="24"/>
              <w:spacing w:line="240" w:lineRule="auto"/>
              <w:ind w:left="216" w:right="20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C1</w:t>
            </w:r>
          </w:p>
        </w:tc>
        <w:tc>
          <w:tcPr>
            <w:tcW w:w="1676" w:type="dxa"/>
            <w:vAlign w:val="center"/>
          </w:tcPr>
          <w:p w14:paraId="20F6CA6F">
            <w:pPr>
              <w:pStyle w:val="24"/>
              <w:spacing w:line="240" w:lineRule="auto"/>
              <w:ind w:left="468" w:right="460"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5</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+45</w:t>
            </w:r>
          </w:p>
        </w:tc>
        <w:tc>
          <w:tcPr>
            <w:tcW w:w="1553" w:type="dxa"/>
            <w:vAlign w:val="center"/>
          </w:tcPr>
          <w:p w14:paraId="26A37AA8">
            <w:pPr>
              <w:pStyle w:val="24"/>
              <w:spacing w:line="240" w:lineRule="auto"/>
              <w:ind w:left="259" w:right="251"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0.5</w:t>
            </w:r>
          </w:p>
        </w:tc>
        <w:tc>
          <w:tcPr>
            <w:tcW w:w="1825" w:type="dxa"/>
            <w:vAlign w:val="center"/>
          </w:tcPr>
          <w:p w14:paraId="095C08AC">
            <w:pPr>
              <w:pStyle w:val="24"/>
              <w:spacing w:line="240" w:lineRule="auto"/>
              <w:ind w:left="481" w:right="473"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pacing w:val="-4"/>
                <w:sz w:val="18"/>
                <w14:textFill>
                  <w14:solidFill>
                    <w14:schemeClr w14:val="tx1"/>
                  </w14:solidFill>
                </w14:textFill>
              </w:rPr>
              <w:t>5</w:t>
            </w:r>
            <w:r>
              <w:rPr>
                <w:color w:val="000000" w:themeColor="text1"/>
                <w:spacing w:val="-4"/>
                <w:sz w:val="18"/>
                <w14:textFill>
                  <w14:solidFill>
                    <w14:schemeClr w14:val="tx1"/>
                  </w14:solidFill>
                </w14:textFill>
              </w:rPr>
              <w:t>～</w:t>
            </w:r>
            <w:r>
              <w:rPr>
                <w:rFonts w:ascii="Times New Roman" w:eastAsia="Times New Roman"/>
                <w:color w:val="000000" w:themeColor="text1"/>
                <w:spacing w:val="-4"/>
                <w:sz w:val="18"/>
                <w14:textFill>
                  <w14:solidFill>
                    <w14:schemeClr w14:val="tx1"/>
                  </w14:solidFill>
                </w14:textFill>
              </w:rPr>
              <w:t>95</w:t>
            </w:r>
          </w:p>
        </w:tc>
        <w:tc>
          <w:tcPr>
            <w:tcW w:w="1457" w:type="dxa"/>
            <w:vMerge w:val="restart"/>
            <w:vAlign w:val="center"/>
          </w:tcPr>
          <w:p w14:paraId="4C4AD5AA">
            <w:pPr>
              <w:pStyle w:val="24"/>
              <w:spacing w:line="240" w:lineRule="auto"/>
              <w:ind w:firstLine="0" w:firstLineChars="0"/>
              <w:jc w:val="center"/>
              <w:rPr>
                <w:rFonts w:ascii="黑体"/>
                <w:color w:val="000000" w:themeColor="text1"/>
                <w:sz w:val="19"/>
                <w14:textFill>
                  <w14:solidFill>
                    <w14:schemeClr w14:val="tx1"/>
                  </w14:solidFill>
                </w14:textFill>
              </w:rPr>
            </w:pPr>
          </w:p>
          <w:p w14:paraId="19502F32">
            <w:pPr>
              <w:pStyle w:val="24"/>
              <w:spacing w:line="240" w:lineRule="auto"/>
              <w:ind w:left="621" w:right="611"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29</w:t>
            </w:r>
          </w:p>
        </w:tc>
      </w:tr>
      <w:tr w14:paraId="7722A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Merge w:val="continue"/>
            <w:tcBorders>
              <w:top w:val="nil"/>
            </w:tcBorders>
            <w:vAlign w:val="center"/>
          </w:tcPr>
          <w:p w14:paraId="5925482D">
            <w:pPr>
              <w:spacing w:line="240" w:lineRule="auto"/>
              <w:ind w:firstLine="0" w:firstLineChars="0"/>
              <w:jc w:val="center"/>
              <w:rPr>
                <w:color w:val="000000" w:themeColor="text1"/>
                <w:sz w:val="2"/>
                <w:szCs w:val="2"/>
                <w14:textFill>
                  <w14:solidFill>
                    <w14:schemeClr w14:val="tx1"/>
                  </w14:solidFill>
                </w14:textFill>
              </w:rPr>
            </w:pPr>
          </w:p>
        </w:tc>
        <w:tc>
          <w:tcPr>
            <w:tcW w:w="720" w:type="dxa"/>
            <w:vAlign w:val="center"/>
          </w:tcPr>
          <w:p w14:paraId="119928F7">
            <w:pPr>
              <w:pStyle w:val="24"/>
              <w:spacing w:line="240" w:lineRule="auto"/>
              <w:ind w:left="216" w:right="20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C2</w:t>
            </w:r>
          </w:p>
        </w:tc>
        <w:tc>
          <w:tcPr>
            <w:tcW w:w="1676" w:type="dxa"/>
            <w:vAlign w:val="center"/>
          </w:tcPr>
          <w:p w14:paraId="01718AA2">
            <w:pPr>
              <w:pStyle w:val="24"/>
              <w:spacing w:line="240" w:lineRule="auto"/>
              <w:ind w:left="468" w:right="462"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25</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+55</w:t>
            </w:r>
          </w:p>
        </w:tc>
        <w:tc>
          <w:tcPr>
            <w:tcW w:w="1553" w:type="dxa"/>
            <w:vAlign w:val="center"/>
          </w:tcPr>
          <w:p w14:paraId="789A2CB8">
            <w:pPr>
              <w:pStyle w:val="24"/>
              <w:spacing w:line="240" w:lineRule="auto"/>
              <w:ind w:left="259" w:right="251"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0.5</w:t>
            </w:r>
          </w:p>
        </w:tc>
        <w:tc>
          <w:tcPr>
            <w:tcW w:w="1825" w:type="dxa"/>
            <w:vMerge w:val="restart"/>
            <w:vAlign w:val="center"/>
          </w:tcPr>
          <w:p w14:paraId="229BED2C">
            <w:pPr>
              <w:pStyle w:val="24"/>
              <w:spacing w:line="240" w:lineRule="auto"/>
              <w:ind w:left="593" w:firstLine="0" w:firstLineChars="0"/>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pacing w:val="-2"/>
                <w:sz w:val="18"/>
                <w14:textFill>
                  <w14:solidFill>
                    <w14:schemeClr w14:val="tx1"/>
                  </w14:solidFill>
                </w14:textFill>
              </w:rPr>
              <w:t>10</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100</w:t>
            </w:r>
          </w:p>
        </w:tc>
        <w:tc>
          <w:tcPr>
            <w:tcW w:w="1457" w:type="dxa"/>
            <w:vMerge w:val="continue"/>
            <w:tcBorders>
              <w:top w:val="nil"/>
            </w:tcBorders>
            <w:vAlign w:val="center"/>
          </w:tcPr>
          <w:p w14:paraId="5E9C7B10">
            <w:pPr>
              <w:spacing w:line="240" w:lineRule="auto"/>
              <w:ind w:firstLine="0" w:firstLineChars="0"/>
              <w:jc w:val="center"/>
              <w:rPr>
                <w:color w:val="000000" w:themeColor="text1"/>
                <w:sz w:val="2"/>
                <w:szCs w:val="2"/>
                <w14:textFill>
                  <w14:solidFill>
                    <w14:schemeClr w14:val="tx1"/>
                  </w14:solidFill>
                </w14:textFill>
              </w:rPr>
            </w:pPr>
          </w:p>
        </w:tc>
      </w:tr>
      <w:tr w14:paraId="72210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Align w:val="center"/>
          </w:tcPr>
          <w:p w14:paraId="41BA54C1">
            <w:pPr>
              <w:pStyle w:val="24"/>
              <w:spacing w:line="240" w:lineRule="auto"/>
              <w:ind w:left="207" w:right="198"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户外</w:t>
            </w:r>
          </w:p>
        </w:tc>
        <w:tc>
          <w:tcPr>
            <w:tcW w:w="720" w:type="dxa"/>
            <w:vAlign w:val="center"/>
          </w:tcPr>
          <w:p w14:paraId="65EC1AF0">
            <w:pPr>
              <w:pStyle w:val="24"/>
              <w:spacing w:line="240" w:lineRule="auto"/>
              <w:ind w:left="216" w:right="20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C3</w:t>
            </w:r>
          </w:p>
        </w:tc>
        <w:tc>
          <w:tcPr>
            <w:tcW w:w="1676" w:type="dxa"/>
            <w:vAlign w:val="center"/>
          </w:tcPr>
          <w:p w14:paraId="2F58260C">
            <w:pPr>
              <w:pStyle w:val="24"/>
              <w:spacing w:line="240" w:lineRule="auto"/>
              <w:ind w:left="468" w:right="462" w:firstLine="0" w:firstLineChars="0"/>
              <w:jc w:val="center"/>
              <w:rPr>
                <w:rFonts w:ascii="Times New Roman"/>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40</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+7</w:t>
            </w:r>
            <w:r>
              <w:rPr>
                <w:rFonts w:hint="eastAsia" w:ascii="Times New Roman"/>
                <w:color w:val="000000" w:themeColor="text1"/>
                <w:spacing w:val="-2"/>
                <w:sz w:val="18"/>
                <w14:textFill>
                  <w14:solidFill>
                    <w14:schemeClr w14:val="tx1"/>
                  </w14:solidFill>
                </w14:textFill>
              </w:rPr>
              <w:t>5</w:t>
            </w:r>
          </w:p>
        </w:tc>
        <w:tc>
          <w:tcPr>
            <w:tcW w:w="1553" w:type="dxa"/>
            <w:vAlign w:val="center"/>
          </w:tcPr>
          <w:p w14:paraId="4E4424B5">
            <w:pPr>
              <w:pStyle w:val="24"/>
              <w:spacing w:line="240" w:lineRule="auto"/>
              <w:ind w:left="7"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1</w:t>
            </w:r>
          </w:p>
        </w:tc>
        <w:tc>
          <w:tcPr>
            <w:tcW w:w="1825" w:type="dxa"/>
            <w:vMerge w:val="continue"/>
            <w:tcBorders>
              <w:top w:val="nil"/>
            </w:tcBorders>
            <w:vAlign w:val="center"/>
          </w:tcPr>
          <w:p w14:paraId="23A340E3">
            <w:pPr>
              <w:spacing w:line="240" w:lineRule="auto"/>
              <w:ind w:firstLine="0" w:firstLineChars="0"/>
              <w:jc w:val="center"/>
              <w:rPr>
                <w:color w:val="000000" w:themeColor="text1"/>
                <w:sz w:val="2"/>
                <w:szCs w:val="2"/>
                <w14:textFill>
                  <w14:solidFill>
                    <w14:schemeClr w14:val="tx1"/>
                  </w14:solidFill>
                </w14:textFill>
              </w:rPr>
            </w:pPr>
          </w:p>
        </w:tc>
        <w:tc>
          <w:tcPr>
            <w:tcW w:w="1457" w:type="dxa"/>
            <w:vAlign w:val="center"/>
          </w:tcPr>
          <w:p w14:paraId="66A91D97">
            <w:pPr>
              <w:pStyle w:val="24"/>
              <w:spacing w:line="240" w:lineRule="auto"/>
              <w:ind w:left="171" w:right="161"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35</w:t>
            </w:r>
          </w:p>
        </w:tc>
      </w:tr>
      <w:tr w14:paraId="6F4F6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8399" w:type="dxa"/>
            <w:gridSpan w:val="6"/>
            <w:vAlign w:val="center"/>
          </w:tcPr>
          <w:p w14:paraId="4EC15B33">
            <w:pPr>
              <w:pStyle w:val="24"/>
              <w:spacing w:line="240" w:lineRule="auto"/>
              <w:ind w:left="200" w:firstLine="0" w:firstLineChars="0"/>
              <w:rPr>
                <w:color w:val="000000" w:themeColor="text1"/>
                <w:sz w:val="18"/>
                <w14:textFill>
                  <w14:solidFill>
                    <w14:schemeClr w14:val="tx1"/>
                  </w14:solidFill>
                </w14:textFill>
              </w:rPr>
            </w:pPr>
            <w:r>
              <w:rPr>
                <w:rFonts w:ascii="Times New Roman" w:eastAsia="Times New Roman"/>
                <w:color w:val="000000" w:themeColor="text1"/>
                <w:position w:val="6"/>
                <w:sz w:val="12"/>
                <w14:textFill>
                  <w14:solidFill>
                    <w14:schemeClr w14:val="tx1"/>
                  </w14:solidFill>
                </w14:textFill>
              </w:rPr>
              <w:t>a</w:t>
            </w:r>
            <w:r>
              <w:rPr>
                <w:rFonts w:ascii="Times New Roman" w:eastAsia="Times New Roman"/>
                <w:color w:val="000000" w:themeColor="text1"/>
                <w:spacing w:val="57"/>
                <w:position w:val="6"/>
                <w:sz w:val="12"/>
                <w14:textFill>
                  <w14:solidFill>
                    <w14:schemeClr w14:val="tx1"/>
                  </w14:solidFill>
                </w14:textFill>
              </w:rPr>
              <w:t xml:space="preserve"> </w:t>
            </w:r>
            <w:r>
              <w:rPr>
                <w:color w:val="000000" w:themeColor="text1"/>
                <w:spacing w:val="-7"/>
                <w:sz w:val="18"/>
                <w14:textFill>
                  <w14:solidFill>
                    <w14:schemeClr w14:val="tx1"/>
                  </w14:solidFill>
                </w14:textFill>
              </w:rPr>
              <w:t xml:space="preserve">温度变化率取 </w:t>
            </w:r>
            <w:r>
              <w:rPr>
                <w:rFonts w:ascii="Times New Roman" w:eastAsia="Times New Roman"/>
                <w:color w:val="000000" w:themeColor="text1"/>
                <w:sz w:val="18"/>
                <w14:textFill>
                  <w14:solidFill>
                    <w14:schemeClr w14:val="tx1"/>
                  </w14:solidFill>
                </w14:textFill>
              </w:rPr>
              <w:t>5 min</w:t>
            </w:r>
            <w:r>
              <w:rPr>
                <w:rFonts w:ascii="Times New Roman" w:eastAsia="Times New Roman"/>
                <w:color w:val="000000" w:themeColor="text1"/>
                <w:spacing w:val="-10"/>
                <w:sz w:val="18"/>
                <w14:textFill>
                  <w14:solidFill>
                    <w14:schemeClr w14:val="tx1"/>
                  </w14:solidFill>
                </w14:textFill>
              </w:rPr>
              <w:t xml:space="preserve"> </w:t>
            </w:r>
            <w:r>
              <w:rPr>
                <w:color w:val="000000" w:themeColor="text1"/>
                <w:spacing w:val="-2"/>
                <w:sz w:val="18"/>
                <w14:textFill>
                  <w14:solidFill>
                    <w14:schemeClr w14:val="tx1"/>
                  </w14:solidFill>
                </w14:textFill>
              </w:rPr>
              <w:t>内的平均值。</w:t>
            </w:r>
          </w:p>
          <w:p w14:paraId="59AC485F">
            <w:pPr>
              <w:pStyle w:val="24"/>
              <w:spacing w:line="240" w:lineRule="auto"/>
              <w:ind w:left="200" w:firstLine="0" w:firstLineChars="0"/>
              <w:rPr>
                <w:color w:val="000000" w:themeColor="text1"/>
                <w:sz w:val="18"/>
                <w14:textFill>
                  <w14:solidFill>
                    <w14:schemeClr w14:val="tx1"/>
                  </w14:solidFill>
                </w14:textFill>
              </w:rPr>
            </w:pPr>
            <w:r>
              <w:rPr>
                <w:rFonts w:ascii="Times New Roman" w:eastAsia="Times New Roman"/>
                <w:color w:val="000000" w:themeColor="text1"/>
                <w:sz w:val="18"/>
                <w:vertAlign w:val="superscript"/>
                <w14:textFill>
                  <w14:solidFill>
                    <w14:schemeClr w14:val="tx1"/>
                  </w14:solidFill>
                </w14:textFill>
              </w:rPr>
              <w:t>b</w:t>
            </w:r>
            <w:r>
              <w:rPr>
                <w:rFonts w:ascii="Times New Roman" w:eastAsia="Times New Roman"/>
                <w:color w:val="000000" w:themeColor="text1"/>
                <w:spacing w:val="43"/>
                <w:sz w:val="18"/>
                <w14:textFill>
                  <w14:solidFill>
                    <w14:schemeClr w14:val="tx1"/>
                  </w14:solidFill>
                </w14:textFill>
              </w:rPr>
              <w:t xml:space="preserve"> </w:t>
            </w:r>
            <w:r>
              <w:rPr>
                <w:color w:val="000000" w:themeColor="text1"/>
                <w:spacing w:val="-2"/>
                <w:sz w:val="18"/>
                <w14:textFill>
                  <w14:solidFill>
                    <w14:schemeClr w14:val="tx1"/>
                  </w14:solidFill>
                </w14:textFill>
              </w:rPr>
              <w:t>相对湿度包括凝露。</w:t>
            </w:r>
          </w:p>
        </w:tc>
      </w:tr>
    </w:tbl>
    <w:p w14:paraId="2D91BF6D">
      <w:pPr>
        <w:pStyle w:val="4"/>
        <w:numPr>
          <w:ilvl w:val="0"/>
          <w:numId w:val="0"/>
        </w:numPr>
        <w:tabs>
          <w:tab w:val="left" w:pos="1023"/>
        </w:tabs>
        <w:rPr>
          <w:color w:val="000000" w:themeColor="text1"/>
          <w14:textFill>
            <w14:solidFill>
              <w14:schemeClr w14:val="tx1"/>
            </w14:solidFill>
          </w14:textFill>
        </w:rPr>
      </w:pPr>
      <w:bookmarkStart w:id="102" w:name="_Toc761"/>
      <w:bookmarkStart w:id="103" w:name="_Toc1905"/>
      <w:bookmarkStart w:id="104" w:name="_Toc10297"/>
      <w:bookmarkStart w:id="105" w:name="_Toc20275"/>
      <w:bookmarkStart w:id="106" w:name="_Toc26543"/>
      <w:r>
        <w:rPr>
          <w:rFonts w:hint="eastAsia"/>
          <w:color w:val="000000" w:themeColor="text1"/>
          <w14:textFill>
            <w14:solidFill>
              <w14:schemeClr w14:val="tx1"/>
            </w14:solidFill>
          </w14:textFill>
        </w:rPr>
        <w:t>4.1.3大气压力</w:t>
      </w:r>
      <w:bookmarkEnd w:id="102"/>
      <w:bookmarkEnd w:id="103"/>
      <w:bookmarkEnd w:id="104"/>
      <w:bookmarkEnd w:id="105"/>
      <w:bookmarkEnd w:id="106"/>
    </w:p>
    <w:p w14:paraId="6724D0B7">
      <w:pPr>
        <w:spacing w:line="560" w:lineRule="exact"/>
        <w:rPr>
          <w:rFonts w:ascii="宋体" w:hAnsi="宋体"/>
        </w:rPr>
      </w:pPr>
      <w:r>
        <w:rPr>
          <w:rFonts w:hint="eastAsia" w:ascii="宋体" w:hAnsi="宋体"/>
        </w:rPr>
        <w:t>协议转换单元应能够在大气压力为 63kPa～108kPa（海拔 4000m 及以下）的环境条件下正常工作，功能不受到影响，特殊要求除外。</w:t>
      </w:r>
    </w:p>
    <w:p w14:paraId="76618D9E">
      <w:pPr>
        <w:pStyle w:val="3"/>
        <w:ind w:firstLine="0" w:firstLineChars="0"/>
      </w:pPr>
      <w:bookmarkStart w:id="107" w:name="_Toc8258"/>
      <w:bookmarkStart w:id="108" w:name="_Toc4218"/>
      <w:bookmarkStart w:id="109" w:name="_Toc27383"/>
      <w:bookmarkStart w:id="110" w:name="_Toc5257"/>
      <w:bookmarkStart w:id="111" w:name="_Toc14487"/>
      <w:r>
        <w:rPr>
          <w:rFonts w:hint="eastAsia"/>
          <w:color w:val="000000" w:themeColor="text1"/>
          <w14:textFill>
            <w14:solidFill>
              <w14:schemeClr w14:val="tx1"/>
            </w14:solidFill>
          </w14:textFill>
        </w:rPr>
        <w:t xml:space="preserve">4.2 </w:t>
      </w:r>
      <w:r>
        <w:rPr>
          <w:color w:val="000000" w:themeColor="text1"/>
          <w14:textFill>
            <w14:solidFill>
              <w14:schemeClr w14:val="tx1"/>
            </w14:solidFill>
          </w14:textFill>
        </w:rPr>
        <w:t>外形结构</w:t>
      </w:r>
      <w:bookmarkEnd w:id="107"/>
      <w:bookmarkEnd w:id="108"/>
      <w:bookmarkEnd w:id="109"/>
      <w:bookmarkEnd w:id="110"/>
      <w:bookmarkEnd w:id="111"/>
    </w:p>
    <w:p w14:paraId="1C3D4153">
      <w:pPr>
        <w:spacing w:line="560" w:lineRule="exact"/>
        <w:rPr>
          <w:rFonts w:ascii="宋体" w:hAnsi="宋体"/>
        </w:rPr>
      </w:pPr>
      <w:r>
        <w:rPr>
          <w:rFonts w:hint="eastAsia" w:ascii="宋体" w:hAnsi="宋体"/>
        </w:rPr>
        <w:t>协议转换单元的外形尺寸不大于112mm×62mm×70mm，可参考附录A要求。</w:t>
      </w:r>
    </w:p>
    <w:p w14:paraId="49C11323">
      <w:pPr>
        <w:pStyle w:val="3"/>
        <w:ind w:firstLine="0" w:firstLineChars="0"/>
        <w:rPr>
          <w:rFonts w:cs="宋体"/>
          <w:color w:val="000000" w:themeColor="text1"/>
          <w14:textFill>
            <w14:solidFill>
              <w14:schemeClr w14:val="tx1"/>
            </w14:solidFill>
          </w14:textFill>
        </w:rPr>
      </w:pPr>
      <w:bookmarkStart w:id="112" w:name="_Toc7890"/>
      <w:bookmarkStart w:id="113" w:name="_Toc27845"/>
      <w:bookmarkStart w:id="114" w:name="_Toc26531"/>
      <w:bookmarkStart w:id="115" w:name="_Toc23960"/>
      <w:bookmarkStart w:id="116" w:name="_Toc13094"/>
      <w:r>
        <w:rPr>
          <w:rFonts w:hint="eastAsia" w:cs="宋体"/>
          <w:color w:val="000000" w:themeColor="text1"/>
          <w14:textFill>
            <w14:solidFill>
              <w14:schemeClr w14:val="tx1"/>
            </w14:solidFill>
          </w14:textFill>
        </w:rPr>
        <w:t>4.3 机械影响</w:t>
      </w:r>
      <w:bookmarkEnd w:id="112"/>
      <w:bookmarkEnd w:id="113"/>
      <w:bookmarkEnd w:id="114"/>
      <w:bookmarkEnd w:id="115"/>
      <w:bookmarkEnd w:id="116"/>
    </w:p>
    <w:p w14:paraId="10F36223">
      <w:pPr>
        <w:spacing w:line="560" w:lineRule="exact"/>
        <w:rPr>
          <w:rFonts w:ascii="宋体" w:hAnsi="宋体"/>
        </w:rPr>
      </w:pPr>
      <w:r>
        <w:rPr>
          <w:rFonts w:hint="eastAsia" w:ascii="宋体" w:hAnsi="宋体"/>
        </w:rPr>
        <w:t>协议转换单元设备应能承受正常运行及常规运输条件下的机械振动和冲击而不造成失效和损坏。机械振动强度要求：</w:t>
      </w:r>
    </w:p>
    <w:p w14:paraId="38E72FA0">
      <w:pPr>
        <w:spacing w:line="560" w:lineRule="exact"/>
        <w:rPr>
          <w:rFonts w:ascii="宋体" w:hAnsi="宋体"/>
        </w:rPr>
      </w:pPr>
      <w:r>
        <w:rPr>
          <w:rFonts w:hint="eastAsia" w:ascii="宋体" w:hAnsi="宋体"/>
        </w:rPr>
        <w:t>1）频率范围：10Hz～150Hz；</w:t>
      </w:r>
    </w:p>
    <w:p w14:paraId="38FB39AA">
      <w:pPr>
        <w:spacing w:line="560" w:lineRule="exact"/>
        <w:rPr>
          <w:rFonts w:ascii="宋体" w:hAnsi="宋体"/>
        </w:rPr>
      </w:pPr>
      <w:r>
        <w:rPr>
          <w:rFonts w:hint="eastAsia" w:ascii="宋体" w:hAnsi="宋体"/>
        </w:rPr>
        <w:t>2）位移幅值：0.075mm（频率≤60Hz）；</w:t>
      </w:r>
    </w:p>
    <w:p w14:paraId="4C1ED449">
      <w:pPr>
        <w:spacing w:line="560" w:lineRule="exact"/>
        <w:rPr>
          <w:rFonts w:ascii="宋体" w:hAnsi="宋体"/>
        </w:rPr>
      </w:pPr>
      <w:r>
        <w:rPr>
          <w:rFonts w:hint="eastAsia" w:ascii="宋体" w:hAnsi="宋体"/>
        </w:rPr>
        <w:t>3）加速度幅值：10m/s</w:t>
      </w:r>
      <w:r>
        <w:rPr>
          <w:rFonts w:hint="eastAsia" w:ascii="宋体" w:hAnsi="宋体"/>
          <w:vertAlign w:val="superscript"/>
        </w:rPr>
        <w:t>2</w:t>
      </w:r>
      <w:r>
        <w:rPr>
          <w:rFonts w:hint="eastAsia" w:ascii="宋体" w:hAnsi="宋体"/>
        </w:rPr>
        <w:t>（频率＞60Hz）。</w:t>
      </w:r>
    </w:p>
    <w:p w14:paraId="3F639C5C">
      <w:pPr>
        <w:pStyle w:val="3"/>
        <w:ind w:firstLine="0" w:firstLineChars="0"/>
        <w:rPr>
          <w:rFonts w:cs="宋体"/>
          <w:color w:val="000000" w:themeColor="text1"/>
          <w14:textFill>
            <w14:solidFill>
              <w14:schemeClr w14:val="tx1"/>
            </w14:solidFill>
          </w14:textFill>
        </w:rPr>
      </w:pPr>
      <w:bookmarkStart w:id="117" w:name="_Toc25481"/>
      <w:bookmarkStart w:id="118" w:name="_Toc3081"/>
      <w:bookmarkStart w:id="119" w:name="_Toc20173"/>
      <w:bookmarkStart w:id="120" w:name="_Toc6691"/>
      <w:bookmarkStart w:id="121" w:name="_Toc21459"/>
      <w:r>
        <w:rPr>
          <w:rFonts w:hint="eastAsia" w:cs="宋体"/>
          <w:color w:val="000000" w:themeColor="text1"/>
          <w14:textFill>
            <w14:solidFill>
              <w14:schemeClr w14:val="tx1"/>
            </w14:solidFill>
          </w14:textFill>
        </w:rPr>
        <w:t>4.4 电源</w:t>
      </w:r>
      <w:bookmarkEnd w:id="117"/>
      <w:bookmarkEnd w:id="118"/>
      <w:bookmarkEnd w:id="119"/>
      <w:bookmarkEnd w:id="120"/>
      <w:bookmarkEnd w:id="121"/>
    </w:p>
    <w:p w14:paraId="34C231A8">
      <w:pPr>
        <w:pStyle w:val="4"/>
        <w:numPr>
          <w:ilvl w:val="0"/>
          <w:numId w:val="0"/>
        </w:numPr>
        <w:tabs>
          <w:tab w:val="left" w:pos="1023"/>
        </w:tabs>
        <w:rPr>
          <w:color w:val="000000" w:themeColor="text1"/>
          <w14:textFill>
            <w14:solidFill>
              <w14:schemeClr w14:val="tx1"/>
            </w14:solidFill>
          </w14:textFill>
        </w:rPr>
      </w:pPr>
      <w:bookmarkStart w:id="122" w:name="_Toc5356"/>
      <w:bookmarkStart w:id="123" w:name="_Toc18118"/>
      <w:bookmarkStart w:id="124" w:name="_Toc1323"/>
      <w:bookmarkStart w:id="125" w:name="_Toc3933"/>
      <w:bookmarkStart w:id="126" w:name="_Toc27828"/>
      <w:r>
        <w:rPr>
          <w:rFonts w:hint="eastAsia"/>
          <w:color w:val="000000" w:themeColor="text1"/>
          <w14:textFill>
            <w14:solidFill>
              <w14:schemeClr w14:val="tx1"/>
            </w14:solidFill>
          </w14:textFill>
        </w:rPr>
        <w:t>4.4.1 额定值及允许偏差</w:t>
      </w:r>
      <w:bookmarkEnd w:id="122"/>
      <w:bookmarkEnd w:id="123"/>
      <w:bookmarkEnd w:id="124"/>
      <w:bookmarkEnd w:id="125"/>
      <w:bookmarkEnd w:id="126"/>
    </w:p>
    <w:p w14:paraId="6D966E9B">
      <w:pPr>
        <w:spacing w:line="560" w:lineRule="exact"/>
        <w:rPr>
          <w:rFonts w:ascii="宋体" w:hAnsi="宋体"/>
        </w:rPr>
      </w:pPr>
      <w:r>
        <w:rPr>
          <w:rFonts w:hint="eastAsia" w:ascii="宋体" w:hAnsi="宋体"/>
        </w:rPr>
        <w:t>协议转换单元额定电压为：AC 220V，允许偏差为-20%～+50%。频率：50Hz，允许偏差为-6％～+2％。</w:t>
      </w:r>
    </w:p>
    <w:p w14:paraId="0332E042">
      <w:pPr>
        <w:pStyle w:val="4"/>
        <w:numPr>
          <w:ilvl w:val="0"/>
          <w:numId w:val="0"/>
        </w:numPr>
        <w:tabs>
          <w:tab w:val="left" w:pos="1023"/>
        </w:tabs>
        <w:rPr>
          <w:color w:val="000000" w:themeColor="text1"/>
          <w14:textFill>
            <w14:solidFill>
              <w14:schemeClr w14:val="tx1"/>
            </w14:solidFill>
          </w14:textFill>
        </w:rPr>
      </w:pPr>
      <w:bookmarkStart w:id="127" w:name="_Toc17575"/>
      <w:bookmarkStart w:id="128" w:name="_Toc5860"/>
      <w:bookmarkStart w:id="129" w:name="_Toc28959"/>
      <w:bookmarkStart w:id="130" w:name="_Toc18701"/>
      <w:bookmarkStart w:id="131" w:name="_Toc14888"/>
      <w:r>
        <w:rPr>
          <w:rFonts w:hint="eastAsia"/>
          <w:color w:val="000000" w:themeColor="text1"/>
          <w14:textFill>
            <w14:solidFill>
              <w14:schemeClr w14:val="tx1"/>
            </w14:solidFill>
          </w14:textFill>
        </w:rPr>
        <w:t>4.4.2 功率消耗</w:t>
      </w:r>
      <w:bookmarkEnd w:id="127"/>
      <w:bookmarkEnd w:id="128"/>
      <w:bookmarkEnd w:id="129"/>
      <w:bookmarkEnd w:id="130"/>
      <w:bookmarkEnd w:id="131"/>
    </w:p>
    <w:p w14:paraId="6047B0DF">
      <w:pPr>
        <w:spacing w:line="560" w:lineRule="exact"/>
        <w:rPr>
          <w:rFonts w:ascii="宋体" w:hAnsi="宋体"/>
        </w:rPr>
      </w:pPr>
      <w:r>
        <w:rPr>
          <w:rFonts w:hint="eastAsia" w:ascii="宋体" w:hAnsi="宋体"/>
        </w:rPr>
        <w:t>在非通信状态下，协议转换单元视在功率≤ 5VA，有功功率≤ 3W。</w:t>
      </w:r>
    </w:p>
    <w:p w14:paraId="4B859237">
      <w:pPr>
        <w:pStyle w:val="4"/>
        <w:numPr>
          <w:ilvl w:val="0"/>
          <w:numId w:val="0"/>
        </w:numPr>
        <w:tabs>
          <w:tab w:val="left" w:pos="1023"/>
        </w:tabs>
        <w:rPr>
          <w:color w:val="000000" w:themeColor="text1"/>
          <w14:textFill>
            <w14:solidFill>
              <w14:schemeClr w14:val="tx1"/>
            </w14:solidFill>
          </w14:textFill>
        </w:rPr>
      </w:pPr>
      <w:bookmarkStart w:id="132" w:name="_Toc13432"/>
      <w:bookmarkStart w:id="133" w:name="_Toc19816"/>
      <w:bookmarkStart w:id="134" w:name="_Toc13783"/>
      <w:bookmarkStart w:id="135" w:name="_Toc31143"/>
      <w:r>
        <w:rPr>
          <w:rFonts w:hint="eastAsia"/>
          <w:color w:val="000000" w:themeColor="text1"/>
          <w14:textFill>
            <w14:solidFill>
              <w14:schemeClr w14:val="tx1"/>
            </w14:solidFill>
          </w14:textFill>
        </w:rPr>
        <w:t>4.4.3 失电数据和时钟保持</w:t>
      </w:r>
      <w:bookmarkEnd w:id="132"/>
      <w:bookmarkEnd w:id="133"/>
      <w:bookmarkEnd w:id="134"/>
      <w:bookmarkEnd w:id="135"/>
    </w:p>
    <w:p w14:paraId="52C9744A">
      <w:pPr>
        <w:spacing w:line="560" w:lineRule="exact"/>
        <w:rPr>
          <w:rFonts w:ascii="宋体" w:hAnsi="宋体"/>
        </w:rPr>
      </w:pPr>
      <w:r>
        <w:rPr>
          <w:rFonts w:hint="eastAsia" w:ascii="宋体" w:hAnsi="宋体"/>
        </w:rPr>
        <w:t>供电电源中断后，协议转换单元存储数据至少保存10年，时钟至少正常运行</w:t>
      </w:r>
      <w:r>
        <w:rPr>
          <w:rFonts w:ascii="宋体" w:hAnsi="宋体"/>
        </w:rPr>
        <w:t>48h</w:t>
      </w:r>
      <w:r>
        <w:rPr>
          <w:rFonts w:hint="eastAsia" w:ascii="宋体" w:hAnsi="宋体"/>
        </w:rPr>
        <w:t>，时钟偏差小于±1s。电源恢复时，保存数据不丢失，内部时钟正常运行。</w:t>
      </w:r>
    </w:p>
    <w:p w14:paraId="0A1FE58A">
      <w:pPr>
        <w:pStyle w:val="3"/>
        <w:ind w:firstLine="0" w:firstLineChars="0"/>
        <w:rPr>
          <w:color w:val="000000" w:themeColor="text1"/>
          <w14:textFill>
            <w14:solidFill>
              <w14:schemeClr w14:val="tx1"/>
            </w14:solidFill>
          </w14:textFill>
        </w:rPr>
      </w:pPr>
      <w:bookmarkStart w:id="136" w:name="_Toc1231"/>
      <w:bookmarkStart w:id="137" w:name="_Toc30983"/>
      <w:bookmarkStart w:id="138" w:name="_Toc7319"/>
      <w:bookmarkStart w:id="139" w:name="_Toc9957"/>
      <w:bookmarkStart w:id="140" w:name="_Toc8071"/>
      <w:r>
        <w:rPr>
          <w:rFonts w:hint="eastAsia"/>
          <w:color w:val="000000" w:themeColor="text1"/>
          <w14:textFill>
            <w14:solidFill>
              <w14:schemeClr w14:val="tx1"/>
            </w14:solidFill>
          </w14:textFill>
        </w:rPr>
        <w:t xml:space="preserve">4.5 </w:t>
      </w:r>
      <w:r>
        <w:rPr>
          <w:color w:val="000000" w:themeColor="text1"/>
          <w14:textFill>
            <w14:solidFill>
              <w14:schemeClr w14:val="tx1"/>
            </w14:solidFill>
          </w14:textFill>
        </w:rPr>
        <w:t>主控单元主要性能指标</w:t>
      </w:r>
      <w:bookmarkEnd w:id="136"/>
      <w:bookmarkEnd w:id="137"/>
      <w:bookmarkEnd w:id="138"/>
      <w:bookmarkEnd w:id="139"/>
      <w:bookmarkEnd w:id="140"/>
    </w:p>
    <w:p w14:paraId="60CF6C50">
      <w:pPr>
        <w:spacing w:line="560" w:lineRule="exact"/>
        <w:rPr>
          <w:rFonts w:ascii="宋体" w:hAnsi="宋体"/>
        </w:rPr>
      </w:pPr>
      <w:r>
        <w:rPr>
          <w:rFonts w:hint="eastAsia" w:ascii="宋体" w:hAnsi="宋体"/>
        </w:rPr>
        <w:t>协议转换单元的CPU主频不低于200 MHz，</w:t>
      </w:r>
      <w:r>
        <w:rPr>
          <w:rFonts w:hint="eastAsia" w:ascii="宋体" w:hAnsi="宋体"/>
          <w:lang w:val="en-US" w:eastAsia="zh-CN"/>
        </w:rPr>
        <w:t>存储</w:t>
      </w:r>
      <w:r>
        <w:rPr>
          <w:rFonts w:hint="eastAsia" w:ascii="宋体" w:hAnsi="宋体"/>
        </w:rPr>
        <w:t>不低于1MByte。</w:t>
      </w:r>
    </w:p>
    <w:p w14:paraId="3449B81A">
      <w:pPr>
        <w:pStyle w:val="3"/>
        <w:ind w:firstLine="0" w:firstLineChars="0"/>
        <w:rPr>
          <w:color w:val="000000" w:themeColor="text1"/>
          <w14:textFill>
            <w14:solidFill>
              <w14:schemeClr w14:val="tx1"/>
            </w14:solidFill>
          </w14:textFill>
        </w:rPr>
      </w:pPr>
      <w:bookmarkStart w:id="141" w:name="_Toc32117"/>
      <w:bookmarkStart w:id="142" w:name="_Toc7290"/>
      <w:bookmarkStart w:id="143" w:name="_Toc16779"/>
      <w:bookmarkStart w:id="144" w:name="_Toc9727"/>
      <w:bookmarkStart w:id="145" w:name="_Toc2317"/>
      <w:r>
        <w:rPr>
          <w:rFonts w:hint="eastAsia"/>
          <w:color w:val="000000" w:themeColor="text1"/>
          <w14:textFill>
            <w14:solidFill>
              <w14:schemeClr w14:val="tx1"/>
            </w14:solidFill>
          </w14:textFill>
        </w:rPr>
        <w:t xml:space="preserve">4.6 </w:t>
      </w:r>
      <w:r>
        <w:rPr>
          <w:color w:val="000000" w:themeColor="text1"/>
          <w14:textFill>
            <w14:solidFill>
              <w14:schemeClr w14:val="tx1"/>
            </w14:solidFill>
          </w14:textFill>
        </w:rPr>
        <w:t>电气要求</w:t>
      </w:r>
      <w:bookmarkEnd w:id="141"/>
      <w:bookmarkEnd w:id="142"/>
      <w:bookmarkEnd w:id="143"/>
      <w:bookmarkEnd w:id="144"/>
      <w:bookmarkEnd w:id="145"/>
    </w:p>
    <w:p w14:paraId="6AB926B9">
      <w:pPr>
        <w:pStyle w:val="4"/>
        <w:numPr>
          <w:ilvl w:val="0"/>
          <w:numId w:val="0"/>
        </w:numPr>
        <w:tabs>
          <w:tab w:val="left" w:pos="1023"/>
        </w:tabs>
        <w:rPr>
          <w:color w:val="000000" w:themeColor="text1"/>
          <w14:textFill>
            <w14:solidFill>
              <w14:schemeClr w14:val="tx1"/>
            </w14:solidFill>
          </w14:textFill>
        </w:rPr>
      </w:pPr>
      <w:bookmarkStart w:id="146" w:name="_Toc12421"/>
      <w:bookmarkStart w:id="147" w:name="_Toc16914"/>
      <w:bookmarkStart w:id="148" w:name="_Toc3962"/>
      <w:bookmarkStart w:id="149" w:name="_Toc25404"/>
      <w:bookmarkStart w:id="150" w:name="_Toc13803"/>
      <w:r>
        <w:rPr>
          <w:rFonts w:hint="eastAsia"/>
          <w:color w:val="000000" w:themeColor="text1"/>
          <w14:textFill>
            <w14:solidFill>
              <w14:schemeClr w14:val="tx1"/>
            </w14:solidFill>
          </w14:textFill>
        </w:rPr>
        <w:t>4.6.1绝缘性能要求</w:t>
      </w:r>
      <w:bookmarkEnd w:id="146"/>
      <w:bookmarkEnd w:id="147"/>
      <w:bookmarkEnd w:id="148"/>
      <w:bookmarkEnd w:id="149"/>
      <w:bookmarkEnd w:id="150"/>
    </w:p>
    <w:p w14:paraId="23B9B843">
      <w:pPr>
        <w:pStyle w:val="6"/>
        <w:ind w:left="0" w:firstLine="0" w:firstLineChars="0"/>
      </w:pPr>
      <w:r>
        <w:rPr>
          <w:rFonts w:hint="eastAsia"/>
        </w:rPr>
        <w:t xml:space="preserve">4.6.1.1 </w:t>
      </w:r>
      <w:r>
        <w:t>绝缘电阻</w:t>
      </w:r>
    </w:p>
    <w:p w14:paraId="2D4A8A5D">
      <w:pPr>
        <w:spacing w:line="560" w:lineRule="exact"/>
        <w:rPr>
          <w:rFonts w:ascii="宋体" w:hAnsi="宋体"/>
        </w:rPr>
      </w:pPr>
      <w:r>
        <w:rPr>
          <w:rFonts w:hint="eastAsia" w:ascii="宋体" w:hAnsi="宋体"/>
        </w:rPr>
        <w:t>协议转换单元各电气回路对地和各电气回路之间的绝缘电阻要求如</w:t>
      </w:r>
      <w:r>
        <w:fldChar w:fldCharType="begin"/>
      </w:r>
      <w:r>
        <w:instrText xml:space="preserve"> REF _Ref21133  \* MERGEFORMAT</w:instrText>
      </w:r>
      <w:r>
        <w:fldChar w:fldCharType="separate"/>
      </w:r>
      <w:r>
        <w:rPr>
          <w:rFonts w:hint="eastAsia" w:ascii="宋体" w:hAnsi="宋体"/>
        </w:rPr>
        <w:t>表 2</w:t>
      </w:r>
      <w:r>
        <w:rPr>
          <w:rFonts w:hint="eastAsia" w:ascii="宋体" w:hAnsi="宋体"/>
        </w:rPr>
        <w:fldChar w:fldCharType="end"/>
      </w:r>
      <w:r>
        <w:rPr>
          <w:rFonts w:hint="eastAsia" w:ascii="宋体" w:hAnsi="宋体"/>
        </w:rPr>
        <w:t>所示。</w:t>
      </w:r>
    </w:p>
    <w:p w14:paraId="6CBB0AC7">
      <w:pPr>
        <w:pStyle w:val="7"/>
        <w:rPr>
          <w:color w:val="000000" w:themeColor="text1"/>
          <w14:textFill>
            <w14:solidFill>
              <w14:schemeClr w14:val="tx1"/>
            </w14:solidFill>
          </w14:textFill>
        </w:rPr>
      </w:pPr>
      <w:bookmarkStart w:id="151" w:name="_Ref21133"/>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51"/>
      <w:r>
        <w:rPr>
          <w:rFonts w:hint="eastAsia"/>
          <w:color w:val="000000" w:themeColor="text1"/>
          <w14:textFill>
            <w14:solidFill>
              <w14:schemeClr w14:val="tx1"/>
            </w14:solidFill>
          </w14:textFill>
        </w:rPr>
        <w:t xml:space="preserve"> 各电气回路对地和各电气回路之间的绝缘电阻要求</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0"/>
        <w:gridCol w:w="2557"/>
        <w:gridCol w:w="2541"/>
        <w:gridCol w:w="2309"/>
      </w:tblGrid>
      <w:tr w14:paraId="42B3F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jc w:val="center"/>
        </w:trPr>
        <w:tc>
          <w:tcPr>
            <w:tcW w:w="2130" w:type="dxa"/>
            <w:vMerge w:val="restart"/>
          </w:tcPr>
          <w:p w14:paraId="44F2017C">
            <w:pPr>
              <w:pStyle w:val="24"/>
              <w:spacing w:before="6" w:line="240" w:lineRule="auto"/>
              <w:ind w:firstLine="0" w:firstLineChars="0"/>
              <w:rPr>
                <w:rFonts w:ascii="黑体"/>
                <w:color w:val="000000" w:themeColor="text1"/>
                <w:sz w:val="14"/>
                <w14:textFill>
                  <w14:solidFill>
                    <w14:schemeClr w14:val="tx1"/>
                  </w14:solidFill>
                </w14:textFill>
              </w:rPr>
            </w:pPr>
          </w:p>
          <w:p w14:paraId="793AA5A0">
            <w:pPr>
              <w:pStyle w:val="24"/>
              <w:spacing w:line="240" w:lineRule="auto"/>
              <w:ind w:left="266" w:right="258"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额定绝缘电压</w:t>
            </w:r>
            <w:r>
              <w:rPr>
                <w:color w:val="000000" w:themeColor="text1"/>
                <w:spacing w:val="-5"/>
                <w:sz w:val="18"/>
                <w14:textFill>
                  <w14:solidFill>
                    <w14:schemeClr w14:val="tx1"/>
                  </w14:solidFill>
                </w14:textFill>
              </w:rPr>
              <w:t>（</w:t>
            </w:r>
            <w:r>
              <w:rPr>
                <w:rFonts w:ascii="Times New Roman" w:eastAsia="Times New Roman"/>
                <w:i/>
                <w:color w:val="000000" w:themeColor="text1"/>
                <w:spacing w:val="-5"/>
                <w:sz w:val="18"/>
                <w14:textFill>
                  <w14:solidFill>
                    <w14:schemeClr w14:val="tx1"/>
                  </w14:solidFill>
                </w14:textFill>
              </w:rPr>
              <w:t>U</w:t>
            </w:r>
            <w:r>
              <w:rPr>
                <w:color w:val="000000" w:themeColor="text1"/>
                <w:spacing w:val="-5"/>
                <w:sz w:val="18"/>
                <w14:textFill>
                  <w14:solidFill>
                    <w14:schemeClr w14:val="tx1"/>
                  </w14:solidFill>
                </w14:textFill>
              </w:rPr>
              <w:t>）</w:t>
            </w:r>
          </w:p>
          <w:p w14:paraId="6310A935">
            <w:pPr>
              <w:pStyle w:val="24"/>
              <w:spacing w:line="240" w:lineRule="auto"/>
              <w:ind w:left="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V</w:t>
            </w:r>
          </w:p>
        </w:tc>
        <w:tc>
          <w:tcPr>
            <w:tcW w:w="5098" w:type="dxa"/>
            <w:gridSpan w:val="2"/>
          </w:tcPr>
          <w:p w14:paraId="2EEA1DFC">
            <w:pPr>
              <w:pStyle w:val="24"/>
              <w:spacing w:before="1" w:line="240" w:lineRule="auto"/>
              <w:ind w:left="2174" w:right="2165" w:firstLine="0" w:firstLineChars="0"/>
              <w:jc w:val="center"/>
              <w:rPr>
                <w:rFonts w:ascii="Times New Roman" w:hAnsi="Times New Roman"/>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绝缘电阻</w:t>
            </w:r>
            <w:r>
              <w:rPr>
                <w:rFonts w:ascii="Times New Roman" w:hAnsi="Times New Roman"/>
                <w:color w:val="000000" w:themeColor="text1"/>
                <w:spacing w:val="-5"/>
                <w:sz w:val="18"/>
                <w14:textFill>
                  <w14:solidFill>
                    <w14:schemeClr w14:val="tx1"/>
                  </w14:solidFill>
                </w14:textFill>
              </w:rPr>
              <w:t>MΩ</w:t>
            </w:r>
          </w:p>
        </w:tc>
        <w:tc>
          <w:tcPr>
            <w:tcW w:w="2309" w:type="dxa"/>
            <w:vMerge w:val="restart"/>
          </w:tcPr>
          <w:p w14:paraId="4A98ACEB">
            <w:pPr>
              <w:pStyle w:val="24"/>
              <w:spacing w:before="6" w:line="240" w:lineRule="auto"/>
              <w:ind w:firstLine="0" w:firstLineChars="0"/>
              <w:rPr>
                <w:rFonts w:ascii="黑体"/>
                <w:color w:val="000000" w:themeColor="text1"/>
                <w:sz w:val="14"/>
                <w14:textFill>
                  <w14:solidFill>
                    <w14:schemeClr w14:val="tx1"/>
                  </w14:solidFill>
                </w14:textFill>
              </w:rPr>
            </w:pPr>
          </w:p>
          <w:p w14:paraId="46D13834">
            <w:pPr>
              <w:pStyle w:val="24"/>
              <w:spacing w:line="240" w:lineRule="auto"/>
              <w:ind w:left="781" w:right="770"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测试电压</w:t>
            </w:r>
          </w:p>
          <w:p w14:paraId="01169AEC">
            <w:pPr>
              <w:pStyle w:val="24"/>
              <w:spacing w:line="240" w:lineRule="auto"/>
              <w:ind w:left="11"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V</w:t>
            </w:r>
          </w:p>
        </w:tc>
      </w:tr>
      <w:tr w14:paraId="03DEF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jc w:val="center"/>
        </w:trPr>
        <w:tc>
          <w:tcPr>
            <w:tcW w:w="2130" w:type="dxa"/>
            <w:vMerge w:val="continue"/>
            <w:tcBorders>
              <w:top w:val="nil"/>
            </w:tcBorders>
          </w:tcPr>
          <w:p w14:paraId="322EE66F">
            <w:pPr>
              <w:spacing w:line="240" w:lineRule="auto"/>
              <w:ind w:firstLine="0" w:firstLineChars="0"/>
              <w:rPr>
                <w:color w:val="000000" w:themeColor="text1"/>
                <w:sz w:val="2"/>
                <w:szCs w:val="2"/>
                <w14:textFill>
                  <w14:solidFill>
                    <w14:schemeClr w14:val="tx1"/>
                  </w14:solidFill>
                </w14:textFill>
              </w:rPr>
            </w:pPr>
          </w:p>
        </w:tc>
        <w:tc>
          <w:tcPr>
            <w:tcW w:w="2557" w:type="dxa"/>
          </w:tcPr>
          <w:p w14:paraId="7D504462">
            <w:pPr>
              <w:pStyle w:val="24"/>
              <w:spacing w:before="62" w:line="240" w:lineRule="auto"/>
              <w:ind w:left="903" w:right="895"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正常条件</w:t>
            </w:r>
          </w:p>
        </w:tc>
        <w:tc>
          <w:tcPr>
            <w:tcW w:w="2541" w:type="dxa"/>
          </w:tcPr>
          <w:p w14:paraId="3BBE1716">
            <w:pPr>
              <w:pStyle w:val="24"/>
              <w:spacing w:before="62" w:line="240" w:lineRule="auto"/>
              <w:ind w:left="896" w:right="886"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湿热条件</w:t>
            </w:r>
          </w:p>
        </w:tc>
        <w:tc>
          <w:tcPr>
            <w:tcW w:w="2309" w:type="dxa"/>
            <w:vMerge w:val="continue"/>
            <w:tcBorders>
              <w:top w:val="nil"/>
            </w:tcBorders>
          </w:tcPr>
          <w:p w14:paraId="4309861C">
            <w:pPr>
              <w:spacing w:line="240" w:lineRule="auto"/>
              <w:ind w:firstLine="0" w:firstLineChars="0"/>
              <w:rPr>
                <w:color w:val="000000" w:themeColor="text1"/>
                <w:sz w:val="2"/>
                <w:szCs w:val="2"/>
                <w14:textFill>
                  <w14:solidFill>
                    <w14:schemeClr w14:val="tx1"/>
                  </w14:solidFill>
                </w14:textFill>
              </w:rPr>
            </w:pPr>
          </w:p>
        </w:tc>
      </w:tr>
      <w:tr w14:paraId="43E81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2130" w:type="dxa"/>
          </w:tcPr>
          <w:p w14:paraId="2CE6D194">
            <w:pPr>
              <w:pStyle w:val="24"/>
              <w:spacing w:before="71" w:line="240" w:lineRule="auto"/>
              <w:ind w:left="266" w:right="258"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i/>
                <w:color w:val="000000" w:themeColor="text1"/>
                <w:spacing w:val="-4"/>
                <w:sz w:val="18"/>
                <w14:textFill>
                  <w14:solidFill>
                    <w14:schemeClr w14:val="tx1"/>
                  </w14:solidFill>
                </w14:textFill>
              </w:rPr>
              <w:t>U</w:t>
            </w:r>
            <w:r>
              <w:rPr>
                <w:rFonts w:ascii="Times New Roman" w:hAnsi="Times New Roman"/>
                <w:color w:val="000000" w:themeColor="text1"/>
                <w:spacing w:val="-4"/>
                <w:sz w:val="18"/>
                <w14:textFill>
                  <w14:solidFill>
                    <w14:schemeClr w14:val="tx1"/>
                  </w14:solidFill>
                </w14:textFill>
              </w:rPr>
              <w:t>≤60</w:t>
            </w:r>
          </w:p>
        </w:tc>
        <w:tc>
          <w:tcPr>
            <w:tcW w:w="2557" w:type="dxa"/>
          </w:tcPr>
          <w:p w14:paraId="13FAB4DF">
            <w:pPr>
              <w:pStyle w:val="24"/>
              <w:spacing w:before="71" w:line="240" w:lineRule="auto"/>
              <w:ind w:left="903" w:right="894"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≥10</w:t>
            </w:r>
          </w:p>
        </w:tc>
        <w:tc>
          <w:tcPr>
            <w:tcW w:w="2541" w:type="dxa"/>
          </w:tcPr>
          <w:p w14:paraId="5941D032">
            <w:pPr>
              <w:pStyle w:val="24"/>
              <w:spacing w:before="71" w:line="240" w:lineRule="auto"/>
              <w:ind w:left="896" w:right="886"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≥2</w:t>
            </w:r>
          </w:p>
        </w:tc>
        <w:tc>
          <w:tcPr>
            <w:tcW w:w="2309" w:type="dxa"/>
          </w:tcPr>
          <w:p w14:paraId="3937E448">
            <w:pPr>
              <w:pStyle w:val="24"/>
              <w:spacing w:before="71" w:line="240" w:lineRule="auto"/>
              <w:ind w:left="1021" w:firstLine="0" w:firstLineChars="0"/>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250</w:t>
            </w:r>
          </w:p>
        </w:tc>
      </w:tr>
      <w:tr w14:paraId="7AA8B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jc w:val="center"/>
        </w:trPr>
        <w:tc>
          <w:tcPr>
            <w:tcW w:w="2130" w:type="dxa"/>
          </w:tcPr>
          <w:p w14:paraId="725FD96C">
            <w:pPr>
              <w:pStyle w:val="24"/>
              <w:spacing w:before="62" w:line="240" w:lineRule="auto"/>
              <w:ind w:left="265" w:right="258" w:firstLine="0" w:firstLineChars="0"/>
              <w:jc w:val="center"/>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60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≤250</w:t>
            </w:r>
          </w:p>
        </w:tc>
        <w:tc>
          <w:tcPr>
            <w:tcW w:w="2557" w:type="dxa"/>
          </w:tcPr>
          <w:p w14:paraId="043F9A92">
            <w:pPr>
              <w:pStyle w:val="24"/>
              <w:spacing w:before="71" w:line="240" w:lineRule="auto"/>
              <w:ind w:left="903" w:right="895"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≥10</w:t>
            </w:r>
          </w:p>
        </w:tc>
        <w:tc>
          <w:tcPr>
            <w:tcW w:w="2541" w:type="dxa"/>
          </w:tcPr>
          <w:p w14:paraId="0D006390">
            <w:pPr>
              <w:pStyle w:val="24"/>
              <w:spacing w:before="71" w:line="240" w:lineRule="auto"/>
              <w:ind w:left="896" w:right="886"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≥2</w:t>
            </w:r>
          </w:p>
        </w:tc>
        <w:tc>
          <w:tcPr>
            <w:tcW w:w="2309" w:type="dxa"/>
          </w:tcPr>
          <w:p w14:paraId="593CC80D">
            <w:pPr>
              <w:pStyle w:val="24"/>
              <w:spacing w:before="71" w:line="240" w:lineRule="auto"/>
              <w:ind w:left="1021" w:firstLine="0" w:firstLineChars="0"/>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500</w:t>
            </w:r>
          </w:p>
        </w:tc>
      </w:tr>
      <w:tr w14:paraId="20E3C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2130" w:type="dxa"/>
          </w:tcPr>
          <w:p w14:paraId="7774389C">
            <w:pPr>
              <w:pStyle w:val="24"/>
              <w:spacing w:before="63" w:line="240" w:lineRule="auto"/>
              <w:ind w:left="266" w:right="257"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i/>
                <w:color w:val="000000" w:themeColor="text1"/>
                <w:spacing w:val="-2"/>
                <w:sz w:val="18"/>
                <w14:textFill>
                  <w14:solidFill>
                    <w14:schemeClr w14:val="tx1"/>
                  </w14:solidFill>
                </w14:textFill>
              </w:rPr>
              <w:t>U</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250</w:t>
            </w:r>
          </w:p>
        </w:tc>
        <w:tc>
          <w:tcPr>
            <w:tcW w:w="2557" w:type="dxa"/>
          </w:tcPr>
          <w:p w14:paraId="34828F8E">
            <w:pPr>
              <w:pStyle w:val="24"/>
              <w:spacing w:before="71" w:line="240" w:lineRule="auto"/>
              <w:ind w:left="903" w:right="895"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≥10</w:t>
            </w:r>
          </w:p>
        </w:tc>
        <w:tc>
          <w:tcPr>
            <w:tcW w:w="2541" w:type="dxa"/>
          </w:tcPr>
          <w:p w14:paraId="5D8D48DE">
            <w:pPr>
              <w:pStyle w:val="24"/>
              <w:spacing w:before="71" w:line="240" w:lineRule="auto"/>
              <w:ind w:left="896" w:right="886"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≥2</w:t>
            </w:r>
          </w:p>
        </w:tc>
        <w:tc>
          <w:tcPr>
            <w:tcW w:w="2309" w:type="dxa"/>
          </w:tcPr>
          <w:p w14:paraId="0125A1D7">
            <w:pPr>
              <w:pStyle w:val="24"/>
              <w:spacing w:before="71" w:line="240" w:lineRule="auto"/>
              <w:ind w:left="975" w:firstLine="0" w:firstLineChars="0"/>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1000</w:t>
            </w:r>
          </w:p>
        </w:tc>
      </w:tr>
    </w:tbl>
    <w:p w14:paraId="6027AEDB">
      <w:pPr>
        <w:pStyle w:val="6"/>
        <w:ind w:left="0" w:firstLine="0" w:firstLineChars="0"/>
      </w:pPr>
      <w:r>
        <w:rPr>
          <w:rFonts w:hint="eastAsia"/>
        </w:rPr>
        <w:t>4.6.1.2 绝缘强度</w:t>
      </w:r>
    </w:p>
    <w:p w14:paraId="5A26D1D6">
      <w:pPr>
        <w:spacing w:line="560" w:lineRule="exact"/>
        <w:rPr>
          <w:rFonts w:ascii="宋体" w:hAnsi="宋体"/>
        </w:rPr>
      </w:pPr>
      <w:r>
        <w:rPr>
          <w:rFonts w:hint="eastAsia" w:ascii="宋体" w:hAnsi="宋体"/>
        </w:rPr>
        <w:t>电源回路、输出回路各自对地和电气隔离的各回路之间，应耐受如</w:t>
      </w:r>
      <w:r>
        <w:fldChar w:fldCharType="begin"/>
      </w:r>
      <w:r>
        <w:instrText xml:space="preserve"> REF _Ref21247  \* MERGEFORMAT</w:instrText>
      </w:r>
      <w:r>
        <w:fldChar w:fldCharType="separate"/>
      </w:r>
      <w:r>
        <w:rPr>
          <w:rFonts w:hint="eastAsia" w:ascii="宋体" w:hAnsi="宋体"/>
        </w:rPr>
        <w:t>表 3</w:t>
      </w:r>
      <w:r>
        <w:rPr>
          <w:rFonts w:hint="eastAsia" w:ascii="宋体" w:hAnsi="宋体"/>
        </w:rPr>
        <w:fldChar w:fldCharType="end"/>
      </w:r>
      <w:r>
        <w:rPr>
          <w:rFonts w:hint="eastAsia" w:ascii="宋体" w:hAnsi="宋体"/>
        </w:rPr>
        <w:t>中规定的50Hz 的交流电压，历时1min的绝缘强度试验。试验时不得出现击穿、闪络现象，泄漏电流应不大于5mA。</w:t>
      </w:r>
    </w:p>
    <w:p w14:paraId="06893575">
      <w:pPr>
        <w:pStyle w:val="9"/>
        <w:spacing w:before="8"/>
        <w:ind w:firstLine="0" w:firstLineChars="0"/>
        <w:rPr>
          <w:rFonts w:ascii="Times New Roman"/>
          <w:color w:val="000000" w:themeColor="text1"/>
          <w:sz w:val="10"/>
          <w14:textFill>
            <w14:solidFill>
              <w14:schemeClr w14:val="tx1"/>
            </w14:solidFill>
          </w14:textFill>
        </w:rPr>
      </w:pPr>
    </w:p>
    <w:p w14:paraId="22BFE7FE">
      <w:pPr>
        <w:pStyle w:val="7"/>
        <w:rPr>
          <w:color w:val="000000" w:themeColor="text1"/>
          <w14:textFill>
            <w14:solidFill>
              <w14:schemeClr w14:val="tx1"/>
            </w14:solidFill>
          </w14:textFill>
        </w:rPr>
      </w:pPr>
      <w:bookmarkStart w:id="152" w:name="_Ref21247"/>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52"/>
      <w:r>
        <w:rPr>
          <w:rFonts w:hint="eastAsia"/>
          <w:color w:val="000000" w:themeColor="text1"/>
          <w14:textFill>
            <w14:solidFill>
              <w14:schemeClr w14:val="tx1"/>
            </w14:solidFill>
          </w14:textFill>
        </w:rPr>
        <w:t xml:space="preserve"> 试验电压</w:t>
      </w:r>
    </w:p>
    <w:p w14:paraId="67981013">
      <w:pPr>
        <w:pStyle w:val="7"/>
        <w:wordWrap w:val="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单位：V  </w:t>
      </w:r>
    </w:p>
    <w:tbl>
      <w:tblPr>
        <w:tblStyle w:val="19"/>
        <w:tblW w:w="95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79"/>
        <w:gridCol w:w="2379"/>
        <w:gridCol w:w="2379"/>
        <w:gridCol w:w="2381"/>
      </w:tblGrid>
      <w:tr w14:paraId="370D8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jc w:val="center"/>
        </w:trPr>
        <w:tc>
          <w:tcPr>
            <w:tcW w:w="2379" w:type="dxa"/>
          </w:tcPr>
          <w:p w14:paraId="47A2B331">
            <w:pPr>
              <w:pStyle w:val="24"/>
              <w:spacing w:before="112" w:line="240" w:lineRule="auto"/>
              <w:ind w:left="391" w:right="380"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额定绝缘电压</w:t>
            </w:r>
            <w:r>
              <w:rPr>
                <w:color w:val="000000" w:themeColor="text1"/>
                <w:spacing w:val="-5"/>
                <w:sz w:val="18"/>
                <w14:textFill>
                  <w14:solidFill>
                    <w14:schemeClr w14:val="tx1"/>
                  </w14:solidFill>
                </w14:textFill>
              </w:rPr>
              <w:t>（</w:t>
            </w:r>
            <w:r>
              <w:rPr>
                <w:rFonts w:ascii="Times New Roman" w:eastAsia="Times New Roman"/>
                <w:i/>
                <w:color w:val="000000" w:themeColor="text1"/>
                <w:spacing w:val="-5"/>
                <w:sz w:val="18"/>
                <w14:textFill>
                  <w14:solidFill>
                    <w14:schemeClr w14:val="tx1"/>
                  </w14:solidFill>
                </w14:textFill>
              </w:rPr>
              <w:t>U</w:t>
            </w:r>
            <w:r>
              <w:rPr>
                <w:color w:val="000000" w:themeColor="text1"/>
                <w:spacing w:val="-5"/>
                <w:sz w:val="18"/>
                <w14:textFill>
                  <w14:solidFill>
                    <w14:schemeClr w14:val="tx1"/>
                  </w14:solidFill>
                </w14:textFill>
              </w:rPr>
              <w:t>）</w:t>
            </w:r>
          </w:p>
        </w:tc>
        <w:tc>
          <w:tcPr>
            <w:tcW w:w="2379" w:type="dxa"/>
          </w:tcPr>
          <w:p w14:paraId="6F15404F">
            <w:pPr>
              <w:pStyle w:val="24"/>
              <w:spacing w:before="112" w:line="240" w:lineRule="auto"/>
              <w:ind w:left="391" w:right="380"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试验电压有效值</w:t>
            </w:r>
          </w:p>
        </w:tc>
        <w:tc>
          <w:tcPr>
            <w:tcW w:w="2379" w:type="dxa"/>
          </w:tcPr>
          <w:p w14:paraId="63F2F98E">
            <w:pPr>
              <w:pStyle w:val="24"/>
              <w:spacing w:before="112" w:line="240" w:lineRule="auto"/>
              <w:ind w:right="636" w:firstLine="0" w:firstLineChars="0"/>
              <w:jc w:val="right"/>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额定绝缘电压</w:t>
            </w:r>
          </w:p>
        </w:tc>
        <w:tc>
          <w:tcPr>
            <w:tcW w:w="2381" w:type="dxa"/>
          </w:tcPr>
          <w:p w14:paraId="4D482117">
            <w:pPr>
              <w:pStyle w:val="24"/>
              <w:spacing w:before="112" w:line="240" w:lineRule="auto"/>
              <w:ind w:left="546" w:right="536"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试验电压有效值</w:t>
            </w:r>
          </w:p>
        </w:tc>
      </w:tr>
      <w:tr w14:paraId="1988D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jc w:val="center"/>
        </w:trPr>
        <w:tc>
          <w:tcPr>
            <w:tcW w:w="2379" w:type="dxa"/>
          </w:tcPr>
          <w:p w14:paraId="03104539">
            <w:pPr>
              <w:pStyle w:val="24"/>
              <w:spacing w:before="122" w:line="240" w:lineRule="auto"/>
              <w:ind w:left="391" w:right="38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i/>
                <w:color w:val="000000" w:themeColor="text1"/>
                <w:spacing w:val="-4"/>
                <w:sz w:val="18"/>
                <w14:textFill>
                  <w14:solidFill>
                    <w14:schemeClr w14:val="tx1"/>
                  </w14:solidFill>
                </w14:textFill>
              </w:rPr>
              <w:t>U</w:t>
            </w:r>
            <w:r>
              <w:rPr>
                <w:rFonts w:ascii="Times New Roman" w:hAnsi="Times New Roman"/>
                <w:color w:val="000000" w:themeColor="text1"/>
                <w:spacing w:val="-4"/>
                <w:sz w:val="18"/>
                <w14:textFill>
                  <w14:solidFill>
                    <w14:schemeClr w14:val="tx1"/>
                  </w14:solidFill>
                </w14:textFill>
              </w:rPr>
              <w:t>≤60</w:t>
            </w:r>
          </w:p>
        </w:tc>
        <w:tc>
          <w:tcPr>
            <w:tcW w:w="2379" w:type="dxa"/>
          </w:tcPr>
          <w:p w14:paraId="62857348">
            <w:pPr>
              <w:pStyle w:val="24"/>
              <w:spacing w:before="122" w:line="240" w:lineRule="auto"/>
              <w:ind w:left="391" w:right="37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500</w:t>
            </w:r>
          </w:p>
        </w:tc>
        <w:tc>
          <w:tcPr>
            <w:tcW w:w="2379" w:type="dxa"/>
          </w:tcPr>
          <w:p w14:paraId="13AC6A93">
            <w:pPr>
              <w:pStyle w:val="24"/>
              <w:spacing w:before="113" w:line="240" w:lineRule="auto"/>
              <w:ind w:right="702" w:firstLine="0" w:firstLineChars="0"/>
              <w:jc w:val="right"/>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125</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≤250</w:t>
            </w:r>
          </w:p>
        </w:tc>
        <w:tc>
          <w:tcPr>
            <w:tcW w:w="2381" w:type="dxa"/>
          </w:tcPr>
          <w:p w14:paraId="44916E27">
            <w:pPr>
              <w:pStyle w:val="24"/>
              <w:spacing w:before="122" w:line="240" w:lineRule="auto"/>
              <w:ind w:left="546" w:right="536"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2000</w:t>
            </w:r>
          </w:p>
        </w:tc>
      </w:tr>
      <w:tr w14:paraId="04DA8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jc w:val="center"/>
        </w:trPr>
        <w:tc>
          <w:tcPr>
            <w:tcW w:w="2379" w:type="dxa"/>
          </w:tcPr>
          <w:p w14:paraId="474B95DA">
            <w:pPr>
              <w:pStyle w:val="24"/>
              <w:spacing w:before="113" w:line="240" w:lineRule="auto"/>
              <w:ind w:left="389" w:right="380" w:firstLine="0" w:firstLineChars="0"/>
              <w:jc w:val="center"/>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60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≤125</w:t>
            </w:r>
          </w:p>
        </w:tc>
        <w:tc>
          <w:tcPr>
            <w:tcW w:w="2379" w:type="dxa"/>
          </w:tcPr>
          <w:p w14:paraId="0EE4C957">
            <w:pPr>
              <w:pStyle w:val="24"/>
              <w:spacing w:before="122" w:line="240" w:lineRule="auto"/>
              <w:ind w:left="391" w:right="380"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1500</w:t>
            </w:r>
          </w:p>
        </w:tc>
        <w:tc>
          <w:tcPr>
            <w:tcW w:w="2379" w:type="dxa"/>
          </w:tcPr>
          <w:p w14:paraId="62C575B7">
            <w:pPr>
              <w:pStyle w:val="24"/>
              <w:spacing w:before="113" w:line="240" w:lineRule="auto"/>
              <w:ind w:right="702" w:firstLine="0" w:firstLineChars="0"/>
              <w:jc w:val="right"/>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250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≤400</w:t>
            </w:r>
          </w:p>
        </w:tc>
        <w:tc>
          <w:tcPr>
            <w:tcW w:w="2381" w:type="dxa"/>
          </w:tcPr>
          <w:p w14:paraId="530905C1">
            <w:pPr>
              <w:pStyle w:val="24"/>
              <w:spacing w:before="122" w:line="240" w:lineRule="auto"/>
              <w:ind w:left="546" w:right="536"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2500</w:t>
            </w:r>
          </w:p>
        </w:tc>
      </w:tr>
    </w:tbl>
    <w:p w14:paraId="312DBABD">
      <w:pPr>
        <w:pStyle w:val="6"/>
        <w:ind w:left="0" w:firstLine="0" w:firstLineChars="0"/>
      </w:pPr>
      <w:r>
        <w:rPr>
          <w:rFonts w:hint="eastAsia"/>
        </w:rPr>
        <w:t>4.6.1.3 冲击电压</w:t>
      </w:r>
    </w:p>
    <w:p w14:paraId="36C2CED9">
      <w:pPr>
        <w:spacing w:line="560" w:lineRule="exact"/>
        <w:rPr>
          <w:rFonts w:ascii="宋体" w:hAnsi="宋体"/>
        </w:rPr>
      </w:pPr>
      <w:r>
        <w:rPr>
          <w:rFonts w:hint="eastAsia" w:ascii="宋体" w:hAnsi="宋体"/>
        </w:rPr>
        <w:t>电源回路、输出回路各自对地和无电气联系的各回路之间，应耐受如</w:t>
      </w:r>
      <w:r>
        <w:fldChar w:fldCharType="begin"/>
      </w:r>
      <w:r>
        <w:instrText xml:space="preserve"> REF _Ref21316  \* MERGEFORMAT</w:instrText>
      </w:r>
      <w:r>
        <w:fldChar w:fldCharType="separate"/>
      </w:r>
      <w:r>
        <w:rPr>
          <w:rFonts w:hint="eastAsia" w:ascii="宋体" w:hAnsi="宋体"/>
        </w:rPr>
        <w:t>表 4</w:t>
      </w:r>
      <w:r>
        <w:rPr>
          <w:rFonts w:hint="eastAsia" w:ascii="宋体" w:hAnsi="宋体"/>
        </w:rPr>
        <w:fldChar w:fldCharType="end"/>
      </w:r>
      <w:r>
        <w:rPr>
          <w:rFonts w:hint="eastAsia" w:ascii="宋体" w:hAnsi="宋体"/>
        </w:rPr>
        <w:t>中规定的冲击电压峰值，正负极各5次。试验时应无破坏性放电（击穿跳火、闪络或绝缘击穿）现象。</w:t>
      </w:r>
    </w:p>
    <w:p w14:paraId="1B261A24">
      <w:pPr>
        <w:pStyle w:val="7"/>
        <w:rPr>
          <w:color w:val="000000" w:themeColor="text1"/>
          <w14:textFill>
            <w14:solidFill>
              <w14:schemeClr w14:val="tx1"/>
            </w14:solidFill>
          </w14:textFill>
        </w:rPr>
      </w:pPr>
      <w:bookmarkStart w:id="153" w:name="_Ref21316"/>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153"/>
      <w:r>
        <w:rPr>
          <w:rFonts w:hint="eastAsia"/>
          <w:color w:val="000000" w:themeColor="text1"/>
          <w14:textFill>
            <w14:solidFill>
              <w14:schemeClr w14:val="tx1"/>
            </w14:solidFill>
          </w14:textFill>
        </w:rPr>
        <w:t xml:space="preserve"> 冲击电压峰值</w:t>
      </w:r>
      <w:r>
        <w:rPr>
          <w:rFonts w:hint="eastAsia"/>
          <w:color w:val="000000" w:themeColor="text1"/>
          <w14:textFill>
            <w14:solidFill>
              <w14:schemeClr w14:val="tx1"/>
            </w14:solidFill>
          </w14:textFill>
        </w:rPr>
        <w:tab/>
      </w:r>
    </w:p>
    <w:p w14:paraId="728ADA2F">
      <w:pPr>
        <w:pStyle w:val="7"/>
        <w:wordWrap w:val="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单位：V  </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9"/>
        <w:gridCol w:w="2399"/>
        <w:gridCol w:w="2400"/>
        <w:gridCol w:w="2400"/>
      </w:tblGrid>
      <w:tr w14:paraId="76E07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jc w:val="center"/>
        </w:trPr>
        <w:tc>
          <w:tcPr>
            <w:tcW w:w="2399" w:type="dxa"/>
          </w:tcPr>
          <w:p w14:paraId="0BA583AB">
            <w:pPr>
              <w:pStyle w:val="24"/>
              <w:spacing w:before="112" w:line="240" w:lineRule="auto"/>
              <w:ind w:left="401" w:right="393"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额定绝缘电压</w:t>
            </w:r>
            <w:r>
              <w:rPr>
                <w:color w:val="000000" w:themeColor="text1"/>
                <w:spacing w:val="-5"/>
                <w:sz w:val="18"/>
                <w14:textFill>
                  <w14:solidFill>
                    <w14:schemeClr w14:val="tx1"/>
                  </w14:solidFill>
                </w14:textFill>
              </w:rPr>
              <w:t>（</w:t>
            </w:r>
            <w:r>
              <w:rPr>
                <w:rFonts w:ascii="Times New Roman" w:eastAsia="Times New Roman"/>
                <w:i/>
                <w:color w:val="000000" w:themeColor="text1"/>
                <w:spacing w:val="-5"/>
                <w:sz w:val="18"/>
                <w14:textFill>
                  <w14:solidFill>
                    <w14:schemeClr w14:val="tx1"/>
                  </w14:solidFill>
                </w14:textFill>
              </w:rPr>
              <w:t>U</w:t>
            </w:r>
            <w:r>
              <w:rPr>
                <w:color w:val="000000" w:themeColor="text1"/>
                <w:spacing w:val="-5"/>
                <w:sz w:val="18"/>
                <w14:textFill>
                  <w14:solidFill>
                    <w14:schemeClr w14:val="tx1"/>
                  </w14:solidFill>
                </w14:textFill>
              </w:rPr>
              <w:t>）</w:t>
            </w:r>
          </w:p>
        </w:tc>
        <w:tc>
          <w:tcPr>
            <w:tcW w:w="2399" w:type="dxa"/>
          </w:tcPr>
          <w:p w14:paraId="7C564F80">
            <w:pPr>
              <w:pStyle w:val="24"/>
              <w:spacing w:before="112" w:line="240" w:lineRule="auto"/>
              <w:ind w:left="400" w:right="393"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试验电压有效值</w:t>
            </w:r>
          </w:p>
        </w:tc>
        <w:tc>
          <w:tcPr>
            <w:tcW w:w="2400" w:type="dxa"/>
          </w:tcPr>
          <w:p w14:paraId="35886779">
            <w:pPr>
              <w:pStyle w:val="24"/>
              <w:spacing w:before="112" w:line="240" w:lineRule="auto"/>
              <w:ind w:left="556" w:right="548"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额定绝缘电压</w:t>
            </w:r>
          </w:p>
        </w:tc>
        <w:tc>
          <w:tcPr>
            <w:tcW w:w="2400" w:type="dxa"/>
          </w:tcPr>
          <w:p w14:paraId="2417333E">
            <w:pPr>
              <w:pStyle w:val="24"/>
              <w:spacing w:before="112" w:line="240" w:lineRule="auto"/>
              <w:ind w:left="556" w:right="548"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试验电压有效值</w:t>
            </w:r>
          </w:p>
        </w:tc>
      </w:tr>
      <w:tr w14:paraId="79FD0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2399" w:type="dxa"/>
          </w:tcPr>
          <w:p w14:paraId="402ACFE5">
            <w:pPr>
              <w:pStyle w:val="24"/>
              <w:spacing w:before="122" w:line="240" w:lineRule="auto"/>
              <w:ind w:left="401" w:right="393"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i/>
                <w:color w:val="000000" w:themeColor="text1"/>
                <w:spacing w:val="-4"/>
                <w:sz w:val="18"/>
                <w14:textFill>
                  <w14:solidFill>
                    <w14:schemeClr w14:val="tx1"/>
                  </w14:solidFill>
                </w14:textFill>
              </w:rPr>
              <w:t>U</w:t>
            </w:r>
            <w:r>
              <w:rPr>
                <w:rFonts w:ascii="Times New Roman" w:hAnsi="Times New Roman"/>
                <w:color w:val="000000" w:themeColor="text1"/>
                <w:spacing w:val="-4"/>
                <w:sz w:val="18"/>
                <w14:textFill>
                  <w14:solidFill>
                    <w14:schemeClr w14:val="tx1"/>
                  </w14:solidFill>
                </w14:textFill>
              </w:rPr>
              <w:t>≤60</w:t>
            </w:r>
          </w:p>
        </w:tc>
        <w:tc>
          <w:tcPr>
            <w:tcW w:w="2399" w:type="dxa"/>
          </w:tcPr>
          <w:p w14:paraId="6554D24A">
            <w:pPr>
              <w:pStyle w:val="24"/>
              <w:spacing w:before="122" w:line="240" w:lineRule="auto"/>
              <w:ind w:left="401" w:right="393"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2000</w:t>
            </w:r>
          </w:p>
        </w:tc>
        <w:tc>
          <w:tcPr>
            <w:tcW w:w="2400" w:type="dxa"/>
          </w:tcPr>
          <w:p w14:paraId="457DD59C">
            <w:pPr>
              <w:pStyle w:val="24"/>
              <w:spacing w:before="113" w:line="240" w:lineRule="auto"/>
              <w:ind w:left="556" w:right="548" w:firstLine="0" w:firstLineChars="0"/>
              <w:jc w:val="center"/>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125</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≤250</w:t>
            </w:r>
          </w:p>
        </w:tc>
        <w:tc>
          <w:tcPr>
            <w:tcW w:w="2400" w:type="dxa"/>
          </w:tcPr>
          <w:p w14:paraId="245C07FC">
            <w:pPr>
              <w:pStyle w:val="24"/>
              <w:spacing w:before="122" w:line="240" w:lineRule="auto"/>
              <w:ind w:left="556" w:right="54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5000</w:t>
            </w:r>
          </w:p>
        </w:tc>
      </w:tr>
      <w:tr w14:paraId="6A3B4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2399" w:type="dxa"/>
          </w:tcPr>
          <w:p w14:paraId="4836C47B">
            <w:pPr>
              <w:pStyle w:val="24"/>
              <w:spacing w:before="113" w:line="240" w:lineRule="auto"/>
              <w:ind w:left="400" w:right="393" w:firstLine="0" w:firstLineChars="0"/>
              <w:jc w:val="center"/>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60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≤125</w:t>
            </w:r>
          </w:p>
        </w:tc>
        <w:tc>
          <w:tcPr>
            <w:tcW w:w="2399" w:type="dxa"/>
          </w:tcPr>
          <w:p w14:paraId="415B99B5">
            <w:pPr>
              <w:pStyle w:val="24"/>
              <w:spacing w:before="122" w:line="240" w:lineRule="auto"/>
              <w:ind w:left="400" w:right="393"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5000</w:t>
            </w:r>
          </w:p>
        </w:tc>
        <w:tc>
          <w:tcPr>
            <w:tcW w:w="2400" w:type="dxa"/>
          </w:tcPr>
          <w:p w14:paraId="7F94A74A">
            <w:pPr>
              <w:pStyle w:val="24"/>
              <w:spacing w:before="113" w:line="240" w:lineRule="auto"/>
              <w:ind w:left="556" w:right="548" w:firstLine="0" w:firstLineChars="0"/>
              <w:jc w:val="center"/>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250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≤400</w:t>
            </w:r>
          </w:p>
        </w:tc>
        <w:tc>
          <w:tcPr>
            <w:tcW w:w="2400" w:type="dxa"/>
          </w:tcPr>
          <w:p w14:paraId="4CBF6BBD">
            <w:pPr>
              <w:pStyle w:val="24"/>
              <w:spacing w:before="122" w:line="240" w:lineRule="auto"/>
              <w:ind w:left="556" w:right="54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6000</w:t>
            </w:r>
          </w:p>
        </w:tc>
      </w:tr>
      <w:tr w14:paraId="3D961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9598" w:type="dxa"/>
            <w:gridSpan w:val="4"/>
          </w:tcPr>
          <w:p w14:paraId="01A12FBA">
            <w:pPr>
              <w:pStyle w:val="24"/>
              <w:spacing w:before="112" w:line="240" w:lineRule="auto"/>
              <w:ind w:left="471" w:firstLine="0" w:firstLineChars="0"/>
              <w:rPr>
                <w:color w:val="000000" w:themeColor="text1"/>
                <w:sz w:val="18"/>
                <w14:textFill>
                  <w14:solidFill>
                    <w14:schemeClr w14:val="tx1"/>
                  </w14:solidFill>
                </w14:textFill>
              </w:rPr>
            </w:pPr>
            <w:r>
              <w:rPr>
                <w:rFonts w:ascii="黑体" w:eastAsia="黑体"/>
                <w:color w:val="000000" w:themeColor="text1"/>
                <w:sz w:val="18"/>
                <w14:textFill>
                  <w14:solidFill>
                    <w14:schemeClr w14:val="tx1"/>
                  </w14:solidFill>
                </w14:textFill>
              </w:rPr>
              <w:t>注：</w:t>
            </w:r>
            <w:r>
              <w:rPr>
                <w:rFonts w:ascii="Times New Roman" w:eastAsia="Times New Roman"/>
                <w:color w:val="000000" w:themeColor="text1"/>
                <w:sz w:val="18"/>
                <w14:textFill>
                  <w14:solidFill>
                    <w14:schemeClr w14:val="tx1"/>
                  </w14:solidFill>
                </w14:textFill>
              </w:rPr>
              <w:t>RS-485</w:t>
            </w:r>
            <w:r>
              <w:rPr>
                <w:rFonts w:ascii="Times New Roman" w:eastAsia="Times New Roman"/>
                <w:color w:val="000000" w:themeColor="text1"/>
                <w:spacing w:val="-6"/>
                <w:sz w:val="18"/>
                <w14:textFill>
                  <w14:solidFill>
                    <w14:schemeClr w14:val="tx1"/>
                  </w14:solidFill>
                </w14:textFill>
              </w:rPr>
              <w:t xml:space="preserve"> </w:t>
            </w:r>
            <w:r>
              <w:rPr>
                <w:color w:val="000000" w:themeColor="text1"/>
                <w:sz w:val="18"/>
                <w14:textFill>
                  <w14:solidFill>
                    <w14:schemeClr w14:val="tx1"/>
                  </w14:solidFill>
                </w14:textFill>
              </w:rPr>
              <w:t>接口与电源回路间的试验电压不低于</w:t>
            </w:r>
            <w:r>
              <w:rPr>
                <w:rFonts w:ascii="Times New Roman" w:eastAsia="Times New Roman"/>
                <w:color w:val="000000" w:themeColor="text1"/>
                <w:sz w:val="18"/>
                <w14:textFill>
                  <w14:solidFill>
                    <w14:schemeClr w14:val="tx1"/>
                  </w14:solidFill>
                </w14:textFill>
              </w:rPr>
              <w:t>4000V</w:t>
            </w:r>
            <w:r>
              <w:rPr>
                <w:color w:val="000000" w:themeColor="text1"/>
                <w:spacing w:val="-10"/>
                <w:sz w:val="18"/>
                <w14:textFill>
                  <w14:solidFill>
                    <w14:schemeClr w14:val="tx1"/>
                  </w14:solidFill>
                </w14:textFill>
              </w:rPr>
              <w:t>。</w:t>
            </w:r>
          </w:p>
        </w:tc>
      </w:tr>
    </w:tbl>
    <w:p w14:paraId="550ABDB5">
      <w:pPr>
        <w:pStyle w:val="6"/>
        <w:ind w:left="0" w:firstLine="0" w:firstLineChars="0"/>
      </w:pPr>
      <w:r>
        <w:rPr>
          <w:rFonts w:hint="eastAsia"/>
        </w:rPr>
        <w:t>4.6.1.4 电气间隙及爬电距离</w:t>
      </w:r>
    </w:p>
    <w:p w14:paraId="5D8775EE">
      <w:pPr>
        <w:spacing w:line="560" w:lineRule="exact"/>
        <w:rPr>
          <w:rFonts w:ascii="宋体" w:hAnsi="宋体"/>
        </w:rPr>
      </w:pPr>
      <w:r>
        <w:rPr>
          <w:rFonts w:hint="eastAsia" w:ascii="宋体" w:hAnsi="宋体"/>
        </w:rPr>
        <w:t>裸露的带电部分对地和对其他带电部分之间，以及出线端子螺钉对金属盖板之间应具有</w:t>
      </w:r>
      <w:r>
        <w:fldChar w:fldCharType="begin"/>
      </w:r>
      <w:r>
        <w:instrText xml:space="preserve"> REF _Ref21424  \* MERGEFORMAT</w:instrText>
      </w:r>
      <w:r>
        <w:fldChar w:fldCharType="separate"/>
      </w:r>
      <w:r>
        <w:rPr>
          <w:rFonts w:hint="eastAsia" w:ascii="宋体" w:hAnsi="宋体"/>
        </w:rPr>
        <w:t>表 5</w:t>
      </w:r>
      <w:r>
        <w:rPr>
          <w:rFonts w:hint="eastAsia" w:ascii="宋体" w:hAnsi="宋体"/>
        </w:rPr>
        <w:fldChar w:fldCharType="end"/>
      </w:r>
      <w:r>
        <w:rPr>
          <w:rFonts w:hint="eastAsia" w:ascii="宋体" w:hAnsi="宋体"/>
        </w:rPr>
        <w:t>中规定的最小电气间隙和爬电距离。对于工作在海拔 2000m 以上的协议转换单元的电气间隙，应按 GB/T 16935.1—2023 的规定进行修正。</w:t>
      </w:r>
    </w:p>
    <w:p w14:paraId="1C83E9F4">
      <w:pPr>
        <w:pStyle w:val="7"/>
        <w:rPr>
          <w:color w:val="000000" w:themeColor="text1"/>
          <w14:textFill>
            <w14:solidFill>
              <w14:schemeClr w14:val="tx1"/>
            </w14:solidFill>
          </w14:textFill>
        </w:rPr>
      </w:pPr>
      <w:bookmarkStart w:id="154" w:name="_Ref2142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bookmarkEnd w:id="154"/>
      <w:r>
        <w:rPr>
          <w:rFonts w:hint="eastAsia"/>
          <w:color w:val="000000" w:themeColor="text1"/>
          <w14:textFill>
            <w14:solidFill>
              <w14:schemeClr w14:val="tx1"/>
            </w14:solidFill>
          </w14:textFill>
        </w:rPr>
        <w:t xml:space="preserve"> 最小电气间隙和爬电距离</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1"/>
      </w:tblGrid>
      <w:tr w14:paraId="3400C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jc w:val="center"/>
        </w:trPr>
        <w:tc>
          <w:tcPr>
            <w:tcW w:w="3179" w:type="dxa"/>
          </w:tcPr>
          <w:p w14:paraId="796F95AC">
            <w:pPr>
              <w:pStyle w:val="24"/>
              <w:spacing w:before="59" w:line="240" w:lineRule="auto"/>
              <w:ind w:left="971" w:right="963"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额定电压</w:t>
            </w:r>
            <w:r>
              <w:rPr>
                <w:color w:val="000000" w:themeColor="text1"/>
                <w:spacing w:val="-5"/>
                <w:sz w:val="18"/>
                <w14:textFill>
                  <w14:solidFill>
                    <w14:schemeClr w14:val="tx1"/>
                  </w14:solidFill>
                </w14:textFill>
              </w:rPr>
              <w:t>（</w:t>
            </w:r>
            <w:r>
              <w:rPr>
                <w:rFonts w:ascii="Times New Roman" w:eastAsia="Times New Roman"/>
                <w:i/>
                <w:color w:val="000000" w:themeColor="text1"/>
                <w:spacing w:val="-5"/>
                <w:sz w:val="18"/>
                <w14:textFill>
                  <w14:solidFill>
                    <w14:schemeClr w14:val="tx1"/>
                  </w14:solidFill>
                </w14:textFill>
              </w:rPr>
              <w:t>U</w:t>
            </w:r>
            <w:r>
              <w:rPr>
                <w:color w:val="000000" w:themeColor="text1"/>
                <w:spacing w:val="-5"/>
                <w:sz w:val="18"/>
                <w14:textFill>
                  <w14:solidFill>
                    <w14:schemeClr w14:val="tx1"/>
                  </w14:solidFill>
                </w14:textFill>
              </w:rPr>
              <w:t>）</w:t>
            </w:r>
          </w:p>
          <w:p w14:paraId="55EE96B5">
            <w:pPr>
              <w:pStyle w:val="24"/>
              <w:spacing w:before="59" w:line="240" w:lineRule="auto"/>
              <w:ind w:left="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V</w:t>
            </w:r>
          </w:p>
        </w:tc>
        <w:tc>
          <w:tcPr>
            <w:tcW w:w="3179" w:type="dxa"/>
          </w:tcPr>
          <w:p w14:paraId="1471AFF0">
            <w:pPr>
              <w:pStyle w:val="24"/>
              <w:spacing w:before="59" w:line="240" w:lineRule="auto"/>
              <w:ind w:left="970" w:right="963"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电气间隙</w:t>
            </w:r>
          </w:p>
          <w:p w14:paraId="0EA280E7">
            <w:pPr>
              <w:pStyle w:val="24"/>
              <w:spacing w:before="59" w:line="240" w:lineRule="auto"/>
              <w:ind w:left="970" w:right="963"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mm</w:t>
            </w:r>
          </w:p>
        </w:tc>
        <w:tc>
          <w:tcPr>
            <w:tcW w:w="3181" w:type="dxa"/>
          </w:tcPr>
          <w:p w14:paraId="4DA89486">
            <w:pPr>
              <w:pStyle w:val="24"/>
              <w:spacing w:before="59" w:line="240" w:lineRule="auto"/>
              <w:ind w:left="673" w:right="666"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爬电距离</w:t>
            </w:r>
          </w:p>
          <w:p w14:paraId="3E2A7ADF">
            <w:pPr>
              <w:pStyle w:val="24"/>
              <w:spacing w:before="59" w:line="240" w:lineRule="auto"/>
              <w:ind w:left="673" w:right="666"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mm</w:t>
            </w:r>
          </w:p>
        </w:tc>
      </w:tr>
      <w:tr w14:paraId="6841E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jc w:val="center"/>
        </w:trPr>
        <w:tc>
          <w:tcPr>
            <w:tcW w:w="3179" w:type="dxa"/>
          </w:tcPr>
          <w:p w14:paraId="1FE6A426">
            <w:pPr>
              <w:pStyle w:val="24"/>
              <w:spacing w:before="56" w:line="240" w:lineRule="auto"/>
              <w:ind w:left="971" w:right="963"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i/>
                <w:color w:val="000000" w:themeColor="text1"/>
                <w:spacing w:val="-4"/>
                <w:sz w:val="18"/>
                <w14:textFill>
                  <w14:solidFill>
                    <w14:schemeClr w14:val="tx1"/>
                  </w14:solidFill>
                </w14:textFill>
              </w:rPr>
              <w:t>U</w:t>
            </w:r>
            <w:r>
              <w:rPr>
                <w:rFonts w:ascii="Times New Roman" w:hAnsi="Times New Roman"/>
                <w:color w:val="000000" w:themeColor="text1"/>
                <w:spacing w:val="-4"/>
                <w:sz w:val="18"/>
                <w14:textFill>
                  <w14:solidFill>
                    <w14:schemeClr w14:val="tx1"/>
                  </w14:solidFill>
                </w14:textFill>
              </w:rPr>
              <w:t>≤25</w:t>
            </w:r>
          </w:p>
        </w:tc>
        <w:tc>
          <w:tcPr>
            <w:tcW w:w="3179" w:type="dxa"/>
          </w:tcPr>
          <w:p w14:paraId="6E044A30">
            <w:pPr>
              <w:pStyle w:val="24"/>
              <w:spacing w:before="56" w:line="240" w:lineRule="auto"/>
              <w:ind w:right="1532" w:firstLine="0" w:firstLineChars="0"/>
              <w:jc w:val="right"/>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1</w:t>
            </w:r>
          </w:p>
        </w:tc>
        <w:tc>
          <w:tcPr>
            <w:tcW w:w="3181" w:type="dxa"/>
          </w:tcPr>
          <w:p w14:paraId="42EA2F5E">
            <w:pPr>
              <w:pStyle w:val="24"/>
              <w:spacing w:before="56" w:line="240" w:lineRule="auto"/>
              <w:ind w:left="674" w:right="664"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1.5</w:t>
            </w:r>
          </w:p>
        </w:tc>
      </w:tr>
      <w:tr w14:paraId="4B08F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179" w:type="dxa"/>
          </w:tcPr>
          <w:p w14:paraId="17FE1B54">
            <w:pPr>
              <w:pStyle w:val="24"/>
              <w:spacing w:before="61" w:line="240" w:lineRule="auto"/>
              <w:ind w:left="971" w:right="963" w:firstLine="0" w:firstLineChars="0"/>
              <w:jc w:val="center"/>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25</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≤60</w:t>
            </w:r>
          </w:p>
        </w:tc>
        <w:tc>
          <w:tcPr>
            <w:tcW w:w="3179" w:type="dxa"/>
          </w:tcPr>
          <w:p w14:paraId="1264B6EB">
            <w:pPr>
              <w:pStyle w:val="24"/>
              <w:spacing w:before="69" w:line="240" w:lineRule="auto"/>
              <w:ind w:right="1534" w:firstLine="0" w:firstLineChars="0"/>
              <w:jc w:val="right"/>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2</w:t>
            </w:r>
          </w:p>
        </w:tc>
        <w:tc>
          <w:tcPr>
            <w:tcW w:w="3181" w:type="dxa"/>
          </w:tcPr>
          <w:p w14:paraId="34B4403A">
            <w:pPr>
              <w:pStyle w:val="24"/>
              <w:spacing w:before="69"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2</w:t>
            </w:r>
          </w:p>
        </w:tc>
      </w:tr>
      <w:tr w14:paraId="196B3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179" w:type="dxa"/>
          </w:tcPr>
          <w:p w14:paraId="13D7046C">
            <w:pPr>
              <w:pStyle w:val="24"/>
              <w:spacing w:before="61" w:line="240" w:lineRule="auto"/>
              <w:ind w:right="1149" w:firstLine="0" w:firstLineChars="0"/>
              <w:jc w:val="right"/>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60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≤250</w:t>
            </w:r>
          </w:p>
        </w:tc>
        <w:tc>
          <w:tcPr>
            <w:tcW w:w="3179" w:type="dxa"/>
          </w:tcPr>
          <w:p w14:paraId="3F43B60E">
            <w:pPr>
              <w:pStyle w:val="24"/>
              <w:spacing w:before="69" w:line="240" w:lineRule="auto"/>
              <w:ind w:right="1534" w:firstLine="0" w:firstLineChars="0"/>
              <w:jc w:val="right"/>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3</w:t>
            </w:r>
          </w:p>
        </w:tc>
        <w:tc>
          <w:tcPr>
            <w:tcW w:w="3181" w:type="dxa"/>
          </w:tcPr>
          <w:p w14:paraId="0C649B12">
            <w:pPr>
              <w:pStyle w:val="24"/>
              <w:spacing w:before="69"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r>
      <w:tr w14:paraId="2A622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jc w:val="center"/>
        </w:trPr>
        <w:tc>
          <w:tcPr>
            <w:tcW w:w="3179" w:type="dxa"/>
          </w:tcPr>
          <w:p w14:paraId="608E2902">
            <w:pPr>
              <w:pStyle w:val="24"/>
              <w:spacing w:before="59" w:line="240" w:lineRule="auto"/>
              <w:ind w:right="1104" w:firstLine="0" w:firstLineChars="0"/>
              <w:jc w:val="right"/>
              <w:rPr>
                <w:rFonts w:ascii="Times New Roman" w:hAnsi="Times New Roman" w:eastAsia="Times New Roman"/>
                <w:color w:val="000000" w:themeColor="text1"/>
                <w:sz w:val="18"/>
                <w14:textFill>
                  <w14:solidFill>
                    <w14:schemeClr w14:val="tx1"/>
                  </w14:solidFill>
                </w14:textFill>
              </w:rPr>
            </w:pPr>
            <w:r>
              <w:rPr>
                <w:rFonts w:ascii="Times New Roman" w:hAnsi="Times New Roman" w:eastAsia="Times New Roman"/>
                <w:color w:val="000000" w:themeColor="text1"/>
                <w:spacing w:val="-2"/>
                <w:sz w:val="18"/>
                <w14:textFill>
                  <w14:solidFill>
                    <w14:schemeClr w14:val="tx1"/>
                  </w14:solidFill>
                </w14:textFill>
              </w:rPr>
              <w:t>250</w:t>
            </w:r>
            <w:r>
              <w:rPr>
                <w:color w:val="000000" w:themeColor="text1"/>
                <w:spacing w:val="-2"/>
                <w:sz w:val="18"/>
                <w14:textFill>
                  <w14:solidFill>
                    <w14:schemeClr w14:val="tx1"/>
                  </w14:solidFill>
                </w14:textFill>
              </w:rPr>
              <w:t>＜</w:t>
            </w:r>
            <w:r>
              <w:rPr>
                <w:rFonts w:ascii="Times New Roman" w:hAnsi="Times New Roman" w:eastAsia="Times New Roman"/>
                <w:i/>
                <w:color w:val="000000" w:themeColor="text1"/>
                <w:spacing w:val="-2"/>
                <w:sz w:val="18"/>
                <w14:textFill>
                  <w14:solidFill>
                    <w14:schemeClr w14:val="tx1"/>
                  </w14:solidFill>
                </w14:textFill>
              </w:rPr>
              <w:t>U</w:t>
            </w:r>
            <w:r>
              <w:rPr>
                <w:rFonts w:ascii="Times New Roman" w:hAnsi="Times New Roman" w:eastAsia="Times New Roman"/>
                <w:color w:val="000000" w:themeColor="text1"/>
                <w:spacing w:val="-2"/>
                <w:sz w:val="18"/>
                <w14:textFill>
                  <w14:solidFill>
                    <w14:schemeClr w14:val="tx1"/>
                  </w14:solidFill>
                </w14:textFill>
              </w:rPr>
              <w:t>≤380</w:t>
            </w:r>
          </w:p>
        </w:tc>
        <w:tc>
          <w:tcPr>
            <w:tcW w:w="3179" w:type="dxa"/>
          </w:tcPr>
          <w:p w14:paraId="5DCD43CD">
            <w:pPr>
              <w:pStyle w:val="24"/>
              <w:spacing w:before="68" w:line="240" w:lineRule="auto"/>
              <w:ind w:right="1534" w:firstLine="0" w:firstLineChars="0"/>
              <w:jc w:val="right"/>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3181" w:type="dxa"/>
          </w:tcPr>
          <w:p w14:paraId="64903508">
            <w:pPr>
              <w:pStyle w:val="24"/>
              <w:spacing w:before="68"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5</w:t>
            </w:r>
          </w:p>
        </w:tc>
      </w:tr>
    </w:tbl>
    <w:p w14:paraId="7EC96F21">
      <w:pPr>
        <w:pStyle w:val="3"/>
        <w:ind w:firstLine="0" w:firstLineChars="0"/>
        <w:rPr>
          <w:color w:val="000000" w:themeColor="text1"/>
          <w14:textFill>
            <w14:solidFill>
              <w14:schemeClr w14:val="tx1"/>
            </w14:solidFill>
          </w14:textFill>
        </w:rPr>
      </w:pPr>
      <w:bookmarkStart w:id="155" w:name="_Toc20447"/>
      <w:bookmarkStart w:id="156" w:name="_Toc29876"/>
      <w:bookmarkStart w:id="157" w:name="_Toc12522"/>
      <w:bookmarkStart w:id="158" w:name="_Toc7154"/>
      <w:bookmarkStart w:id="159" w:name="_Toc9726"/>
      <w:r>
        <w:rPr>
          <w:rFonts w:hint="eastAsia"/>
          <w:color w:val="000000" w:themeColor="text1"/>
          <w14:textFill>
            <w14:solidFill>
              <w14:schemeClr w14:val="tx1"/>
            </w14:solidFill>
          </w14:textFill>
        </w:rPr>
        <w:t>4.7 通信要求</w:t>
      </w:r>
    </w:p>
    <w:bookmarkEnd w:id="155"/>
    <w:bookmarkEnd w:id="156"/>
    <w:bookmarkEnd w:id="157"/>
    <w:bookmarkEnd w:id="158"/>
    <w:bookmarkEnd w:id="159"/>
    <w:p w14:paraId="1F66736F">
      <w:pPr>
        <w:pStyle w:val="4"/>
        <w:numPr>
          <w:ilvl w:val="0"/>
          <w:numId w:val="0"/>
        </w:numPr>
        <w:tabs>
          <w:tab w:val="left" w:pos="1023"/>
        </w:tabs>
        <w:rPr>
          <w:color w:val="000000" w:themeColor="text1"/>
          <w14:textFill>
            <w14:solidFill>
              <w14:schemeClr w14:val="tx1"/>
            </w14:solidFill>
          </w14:textFill>
        </w:rPr>
      </w:pPr>
      <w:bookmarkStart w:id="160" w:name="_Toc24514"/>
      <w:bookmarkStart w:id="161" w:name="_Toc3490"/>
      <w:bookmarkStart w:id="162" w:name="_Toc1088"/>
      <w:bookmarkStart w:id="163" w:name="_Toc16995"/>
      <w:bookmarkStart w:id="164" w:name="_Toc7575"/>
      <w:r>
        <w:rPr>
          <w:rFonts w:hint="eastAsia"/>
          <w:color w:val="000000" w:themeColor="text1"/>
          <w14:textFill>
            <w14:solidFill>
              <w14:schemeClr w14:val="tx1"/>
            </w14:solidFill>
          </w14:textFill>
        </w:rPr>
        <w:t>4.7.1 上行通信</w:t>
      </w:r>
      <w:bookmarkEnd w:id="160"/>
      <w:bookmarkEnd w:id="161"/>
      <w:bookmarkEnd w:id="162"/>
      <w:bookmarkEnd w:id="163"/>
      <w:bookmarkEnd w:id="164"/>
    </w:p>
    <w:p w14:paraId="2B9CEA48">
      <w:pPr>
        <w:spacing w:line="560" w:lineRule="exact"/>
        <w:rPr>
          <w:rFonts w:ascii="宋体" w:hAnsi="宋体"/>
        </w:rPr>
      </w:pPr>
      <w:r>
        <w:rPr>
          <w:rFonts w:hint="eastAsia" w:ascii="宋体" w:hAnsi="宋体"/>
        </w:rPr>
        <w:t>协议转换单元应可使用宽带载波、宽带双模或RS-485上行通信，通信单元接口应满足以下要求：</w:t>
      </w:r>
    </w:p>
    <w:p w14:paraId="220909A6">
      <w:pPr>
        <w:spacing w:line="560" w:lineRule="exact"/>
        <w:rPr>
          <w:rFonts w:ascii="宋体" w:hAnsi="宋体"/>
        </w:rPr>
      </w:pPr>
      <w:r>
        <w:rPr>
          <w:rFonts w:hint="eastAsia" w:ascii="宋体" w:hAnsi="宋体"/>
        </w:rPr>
        <w:t>1）通信速率可设置，默认 9600bps，最高支持115200bps，校验方式默认为偶校验，数据位为 8 位，停止位为 1 位；</w:t>
      </w:r>
    </w:p>
    <w:p w14:paraId="798FE094">
      <w:pPr>
        <w:spacing w:line="560" w:lineRule="exact"/>
        <w:rPr>
          <w:rFonts w:ascii="宋体" w:hAnsi="宋体"/>
        </w:rPr>
      </w:pPr>
      <w:r>
        <w:rPr>
          <w:rFonts w:hint="eastAsia" w:ascii="宋体" w:hAnsi="宋体"/>
        </w:rPr>
        <w:t>2）通信单元接口应支持通信单元互换；模块外形结构要求符合南方电网低压宽带载波、宽带双模模块外形结构要求，见《中国南方电网低压电力线宽带载波通信设备技术规范书》、《中国南方电网宽带双模通信设备技术规范书》；</w:t>
      </w:r>
    </w:p>
    <w:p w14:paraId="5A8FF710">
      <w:pPr>
        <w:spacing w:line="560" w:lineRule="exact"/>
        <w:rPr>
          <w:rFonts w:ascii="宋体" w:hAnsi="宋体"/>
        </w:rPr>
      </w:pPr>
      <w:r>
        <w:rPr>
          <w:rFonts w:hint="eastAsia" w:ascii="宋体" w:hAnsi="宋体"/>
        </w:rPr>
        <w:t>3）通信单元接口应支持通信单元热插拔；</w:t>
      </w:r>
    </w:p>
    <w:p w14:paraId="2D064E44">
      <w:pPr>
        <w:spacing w:line="560" w:lineRule="exact"/>
        <w:rPr>
          <w:rFonts w:ascii="宋体" w:hAnsi="宋体"/>
        </w:rPr>
      </w:pPr>
      <w:r>
        <w:rPr>
          <w:rFonts w:hint="eastAsia" w:ascii="宋体" w:hAnsi="宋体"/>
        </w:rPr>
        <w:t>4）通信遵循DL/T 645—2007协议及其扩展协议，</w:t>
      </w:r>
      <w:ins w:id="0" w:author="GaaihoengNg" w:date="2026-09-23T15:27:59Z">
        <w:r>
          <w:rPr>
            <w:rFonts w:hint="eastAsia" w:ascii="宋体" w:hAnsi="宋体"/>
            <w:lang w:val="en-US" w:eastAsia="zh-CN"/>
          </w:rPr>
          <w:t>且</w:t>
        </w:r>
      </w:ins>
      <w:ins w:id="1" w:author="GaaihoengNg" w:date="2026-09-23T15:28:00Z">
        <w:r>
          <w:rPr>
            <w:rFonts w:hint="eastAsia" w:ascii="宋体" w:hAnsi="宋体"/>
            <w:lang w:val="en-US" w:eastAsia="zh-CN"/>
          </w:rPr>
          <w:t>同</w:t>
        </w:r>
      </w:ins>
      <w:ins w:id="2" w:author="GaaihoengNg" w:date="2026-09-23T15:36:07Z">
        <w:r>
          <w:rPr>
            <w:rFonts w:hint="eastAsia" w:ascii="宋体" w:hAnsi="宋体"/>
            <w:lang w:val="en-US" w:eastAsia="zh-CN"/>
          </w:rPr>
          <w:t>时</w:t>
        </w:r>
      </w:ins>
      <w:ins w:id="3" w:author="GaaihoengNg" w:date="2026-09-23T15:28:00Z">
        <w:r>
          <w:rPr>
            <w:rFonts w:hint="eastAsia" w:ascii="宋体" w:hAnsi="宋体"/>
            <w:lang w:val="en-US" w:eastAsia="zh-CN"/>
          </w:rPr>
          <w:t>满足</w:t>
        </w:r>
      </w:ins>
      <w:ins w:id="4" w:author="GaaihoengNg" w:date="2026-09-23T15:28:01Z">
        <w:r>
          <w:rPr>
            <w:rFonts w:hint="eastAsia" w:ascii="宋体" w:hAnsi="宋体"/>
            <w:lang w:val="en-US" w:eastAsia="zh-CN"/>
          </w:rPr>
          <w:t>“</w:t>
        </w:r>
      </w:ins>
      <w:ins w:id="5" w:author="GaaihoengNg" w:date="2026-09-23T15:28:07Z">
        <w:r>
          <w:rPr>
            <w:rFonts w:hint="eastAsia" w:ascii="宋体" w:hAnsi="宋体"/>
            <w:lang w:val="en-US" w:eastAsia="zh-CN"/>
          </w:rPr>
          <w:t>计量</w:t>
        </w:r>
      </w:ins>
      <w:ins w:id="6" w:author="GaaihoengNg" w:date="2026-09-23T15:28:08Z">
        <w:r>
          <w:rPr>
            <w:rFonts w:hint="eastAsia" w:ascii="宋体" w:hAnsi="宋体"/>
            <w:lang w:val="en-US" w:eastAsia="zh-CN"/>
          </w:rPr>
          <w:t>自动化</w:t>
        </w:r>
      </w:ins>
      <w:ins w:id="7" w:author="GaaihoengNg" w:date="2026-09-23T15:28:09Z">
        <w:r>
          <w:rPr>
            <w:rFonts w:hint="eastAsia" w:ascii="宋体" w:hAnsi="宋体"/>
            <w:lang w:val="en-US" w:eastAsia="zh-CN"/>
          </w:rPr>
          <w:t>终端</w:t>
        </w:r>
      </w:ins>
      <w:ins w:id="8" w:author="GaaihoengNg" w:date="2026-09-23T15:28:10Z">
        <w:r>
          <w:rPr>
            <w:rFonts w:hint="eastAsia" w:ascii="宋体" w:hAnsi="宋体"/>
            <w:lang w:val="en-US" w:eastAsia="zh-CN"/>
          </w:rPr>
          <w:t>技术</w:t>
        </w:r>
      </w:ins>
      <w:ins w:id="9" w:author="GaaihoengNg" w:date="2026-09-23T15:28:11Z">
        <w:r>
          <w:rPr>
            <w:rFonts w:hint="eastAsia" w:ascii="宋体" w:hAnsi="宋体"/>
            <w:lang w:val="en-US" w:eastAsia="zh-CN"/>
          </w:rPr>
          <w:t>规范</w:t>
        </w:r>
      </w:ins>
      <w:ins w:id="10" w:author="GaaihoengNg" w:date="2026-09-23T15:28:12Z">
        <w:r>
          <w:rPr>
            <w:rFonts w:hint="eastAsia" w:ascii="宋体" w:hAnsi="宋体"/>
            <w:lang w:val="en-US" w:eastAsia="zh-CN"/>
          </w:rPr>
          <w:t xml:space="preserve"> </w:t>
        </w:r>
      </w:ins>
      <w:ins w:id="11" w:author="GaaihoengNg" w:date="2026-09-23T15:28:13Z">
        <w:r>
          <w:rPr>
            <w:rFonts w:hint="eastAsia" w:ascii="宋体" w:hAnsi="宋体"/>
            <w:lang w:val="en-US" w:eastAsia="zh-CN"/>
          </w:rPr>
          <w:t>第5</w:t>
        </w:r>
      </w:ins>
      <w:ins w:id="12" w:author="GaaihoengNg" w:date="2026-09-23T15:28:14Z">
        <w:r>
          <w:rPr>
            <w:rFonts w:hint="eastAsia" w:ascii="宋体" w:hAnsi="宋体"/>
            <w:lang w:val="en-US" w:eastAsia="zh-CN"/>
          </w:rPr>
          <w:t>部分</w:t>
        </w:r>
      </w:ins>
      <w:ins w:id="13" w:author="GaaihoengNg" w:date="2026-09-23T15:28:15Z">
        <w:r>
          <w:rPr>
            <w:rFonts w:hint="eastAsia" w:ascii="宋体" w:hAnsi="宋体"/>
            <w:lang w:val="en-US" w:eastAsia="zh-CN"/>
          </w:rPr>
          <w:t>：</w:t>
        </w:r>
      </w:ins>
      <w:ins w:id="14" w:author="GaaihoengNg" w:date="2026-09-23T15:28:17Z">
        <w:r>
          <w:rPr>
            <w:rFonts w:hint="eastAsia" w:ascii="宋体" w:hAnsi="宋体"/>
            <w:lang w:val="en-US" w:eastAsia="zh-CN"/>
          </w:rPr>
          <w:t>上行</w:t>
        </w:r>
      </w:ins>
      <w:ins w:id="15" w:author="GaaihoengNg" w:date="2026-09-23T15:28:18Z">
        <w:r>
          <w:rPr>
            <w:rFonts w:hint="eastAsia" w:ascii="宋体" w:hAnsi="宋体"/>
            <w:lang w:val="en-US" w:eastAsia="zh-CN"/>
          </w:rPr>
          <w:t>通信</w:t>
        </w:r>
      </w:ins>
      <w:ins w:id="16" w:author="GaaihoengNg" w:date="2026-09-23T15:28:19Z">
        <w:r>
          <w:rPr>
            <w:rFonts w:hint="eastAsia" w:ascii="宋体" w:hAnsi="宋体"/>
            <w:lang w:val="en-US" w:eastAsia="zh-CN"/>
          </w:rPr>
          <w:t>规约</w:t>
        </w:r>
      </w:ins>
      <w:ins w:id="17" w:author="GaaihoengNg" w:date="2026-09-23T15:28:01Z">
        <w:r>
          <w:rPr>
            <w:rFonts w:hint="eastAsia" w:ascii="宋体" w:hAnsi="宋体"/>
            <w:lang w:val="en-US" w:eastAsia="zh-CN"/>
          </w:rPr>
          <w:t>”</w:t>
        </w:r>
      </w:ins>
      <w:ins w:id="18" w:author="GaaihoengNg" w:date="2026-09-23T15:28:23Z">
        <w:r>
          <w:rPr>
            <w:rFonts w:hint="eastAsia" w:ascii="宋体" w:hAnsi="宋体"/>
            <w:lang w:val="en-US" w:eastAsia="zh-CN"/>
          </w:rPr>
          <w:t>中继</w:t>
        </w:r>
      </w:ins>
      <w:ins w:id="19" w:author="GaaihoengNg" w:date="2026-09-23T15:28:24Z">
        <w:r>
          <w:rPr>
            <w:rFonts w:hint="eastAsia" w:ascii="宋体" w:hAnsi="宋体"/>
            <w:lang w:val="en-US" w:eastAsia="zh-CN"/>
          </w:rPr>
          <w:t>命令相关</w:t>
        </w:r>
      </w:ins>
      <w:ins w:id="20" w:author="GaaihoengNg" w:date="2026-09-23T15:28:25Z">
        <w:r>
          <w:rPr>
            <w:rFonts w:hint="eastAsia" w:ascii="宋体" w:hAnsi="宋体"/>
            <w:lang w:val="en-US" w:eastAsia="zh-CN"/>
          </w:rPr>
          <w:t>协议</w:t>
        </w:r>
      </w:ins>
      <w:ins w:id="21" w:author="GaaihoengNg" w:date="2026-09-23T15:28:26Z">
        <w:r>
          <w:rPr>
            <w:rFonts w:hint="eastAsia" w:ascii="宋体" w:hAnsi="宋体"/>
            <w:lang w:val="en-US" w:eastAsia="zh-CN"/>
          </w:rPr>
          <w:t>要求，</w:t>
        </w:r>
      </w:ins>
      <w:r>
        <w:rPr>
          <w:rFonts w:hint="eastAsia" w:ascii="宋体" w:hAnsi="宋体"/>
        </w:rPr>
        <w:t>通信模块协议符合《南方电网低压电力线宽带载波通信规约》、《南方电网计量自动化系统双模通信技术规范》及其补充协议相关要求；</w:t>
      </w:r>
    </w:p>
    <w:p w14:paraId="055101D6">
      <w:pPr>
        <w:spacing w:line="560" w:lineRule="exact"/>
        <w:rPr>
          <w:rFonts w:ascii="宋体" w:hAnsi="宋体"/>
        </w:rPr>
      </w:pPr>
      <w:r>
        <w:rPr>
          <w:rFonts w:hint="eastAsia" w:ascii="宋体" w:hAnsi="宋体"/>
        </w:rPr>
        <w:t>5）具备1路RS-485Ⅰ上行通信接口，支持手持设备进行现场维护，接口通信速率可设置，最大通信速率115200bps，默认为9600bps，数据位为8位，停止位为1位，通信需遵循DL/T645-2007协议及其扩展协议。</w:t>
      </w:r>
    </w:p>
    <w:p w14:paraId="0BAD07AA">
      <w:pPr>
        <w:pStyle w:val="4"/>
        <w:numPr>
          <w:ilvl w:val="0"/>
          <w:numId w:val="0"/>
        </w:numPr>
        <w:tabs>
          <w:tab w:val="left" w:pos="1023"/>
        </w:tabs>
        <w:rPr>
          <w:color w:val="000000" w:themeColor="text1"/>
          <w14:textFill>
            <w14:solidFill>
              <w14:schemeClr w14:val="tx1"/>
            </w14:solidFill>
          </w14:textFill>
        </w:rPr>
      </w:pPr>
      <w:bookmarkStart w:id="165" w:name="_Toc5945"/>
      <w:bookmarkStart w:id="166" w:name="_Toc12514"/>
      <w:bookmarkStart w:id="167" w:name="_Toc5869"/>
      <w:bookmarkStart w:id="168" w:name="_Toc14210"/>
      <w:bookmarkStart w:id="169" w:name="_Toc21251"/>
      <w:r>
        <w:rPr>
          <w:rFonts w:hint="eastAsia"/>
          <w:color w:val="000000" w:themeColor="text1"/>
          <w14:textFill>
            <w14:solidFill>
              <w14:schemeClr w14:val="tx1"/>
            </w14:solidFill>
          </w14:textFill>
        </w:rPr>
        <w:t>4.7.2 下行通信</w:t>
      </w:r>
    </w:p>
    <w:bookmarkEnd w:id="165"/>
    <w:bookmarkEnd w:id="166"/>
    <w:bookmarkEnd w:id="167"/>
    <w:bookmarkEnd w:id="168"/>
    <w:bookmarkEnd w:id="169"/>
    <w:p w14:paraId="66929587">
      <w:pPr>
        <w:spacing w:line="560" w:lineRule="exact"/>
        <w:ind w:firstLineChars="0"/>
        <w:rPr>
          <w:rFonts w:ascii="宋体" w:hAnsi="宋体"/>
        </w:rPr>
      </w:pPr>
      <w:r>
        <w:rPr>
          <w:rFonts w:hint="eastAsia" w:ascii="宋体" w:hAnsi="宋体"/>
        </w:rPr>
        <w:t>协议转换单元下行应支持通过有线或搭配无线接口转换器以无线方式与逆变器交互，实现逆变器运行参数采集和设置。</w:t>
      </w:r>
    </w:p>
    <w:p w14:paraId="3606B2CE">
      <w:pPr>
        <w:pStyle w:val="6"/>
        <w:ind w:left="0" w:firstLine="0" w:firstLineChars="0"/>
      </w:pPr>
      <w:r>
        <w:rPr>
          <w:rFonts w:hint="eastAsia"/>
        </w:rPr>
        <w:t>4.7.2.1 下行有线通信</w:t>
      </w:r>
    </w:p>
    <w:p w14:paraId="6546272F">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采用有线通信方式时，协议转换单元应支持下行通过RS485通信方式与逆变器交互，应满足：</w:t>
      </w:r>
    </w:p>
    <w:p w14:paraId="67429A5F">
      <w:pPr>
        <w:numPr>
          <w:ilvl w:val="0"/>
          <w:numId w:val="5"/>
        </w:num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具备1路RS-485Ⅱ下行通信接口，通信速率可设置，最大通信速率 115200bps，默认为 9600bps，数据位为 8 位，停止位为 1 位；</w:t>
      </w:r>
    </w:p>
    <w:p w14:paraId="268E0BEF">
      <w:pPr>
        <w:numPr>
          <w:ilvl w:val="0"/>
          <w:numId w:val="5"/>
        </w:num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具备2路RJ45接口，支持采用接口转接线方式实现2路光伏逆变器接入，接口转接线型式见附录B。每路RJ45接口应具备2路RS-485通信，通信速率可设置，最大通信速率115200bps，默认为9600bps，数据位为8位，停止位为1位，校验方式可设置，默认为无校验。</w:t>
      </w:r>
    </w:p>
    <w:p w14:paraId="42BC4EBE">
      <w:pPr>
        <w:numPr>
          <w:ilvl w:val="0"/>
          <w:numId w:val="5"/>
          <w:ins w:id="23" w:author="GaaihoengNg" w:date="2026-09-23T15:37:53Z"/>
        </w:numPr>
        <w:spacing w:line="560" w:lineRule="exact"/>
        <w:ind w:firstLine="420" w:firstLineChars="200"/>
        <w:rPr>
          <w:ins w:id="24" w:author="GaaihoengNg" w:date="2026-09-23T15:37:53Z"/>
          <w:rFonts w:hint="eastAsia"/>
          <w:color w:val="000000" w:themeColor="text1"/>
          <w14:textFill>
            <w14:solidFill>
              <w14:schemeClr w14:val="tx1"/>
            </w14:solidFill>
          </w14:textFill>
        </w:rPr>
        <w:pPrChange w:id="22" w:author="GaaihoengNg" w:date="2026-09-23T15:37:53Z">
          <w:pPr>
            <w:spacing w:line="560" w:lineRule="exact"/>
          </w:pPr>
        </w:pPrChange>
      </w:pPr>
      <w:del w:id="25" w:author="GaaihoengNg" w:date="2026-09-23T15:37:53Z">
        <w:r>
          <w:rPr>
            <w:rFonts w:hint="eastAsia"/>
            <w:color w:val="000000" w:themeColor="text1"/>
            <w14:textFill>
              <w14:solidFill>
                <w14:schemeClr w14:val="tx1"/>
              </w14:solidFill>
            </w14:textFill>
          </w:rPr>
          <w:delText>3）</w:delText>
        </w:r>
      </w:del>
      <w:r>
        <w:rPr>
          <w:rFonts w:hint="eastAsia"/>
          <w:color w:val="000000" w:themeColor="text1"/>
          <w14:textFill>
            <w14:solidFill>
              <w14:schemeClr w14:val="tx1"/>
            </w14:solidFill>
          </w14:textFill>
        </w:rPr>
        <w:t>通信遵循DL/T 645—2007协议及其扩展协议。扩展协议见附录D。</w:t>
      </w:r>
    </w:p>
    <w:p w14:paraId="15E7FB46">
      <w:pPr>
        <w:numPr>
          <w:ilvl w:val="0"/>
          <w:numId w:val="5"/>
          <w:ins w:id="27" w:author="GaaihoengNg" w:date="2026-09-23T15:37:53Z"/>
        </w:numPr>
        <w:spacing w:line="560" w:lineRule="exact"/>
        <w:ind w:firstLine="420" w:firstLineChars="200"/>
        <w:rPr>
          <w:rFonts w:hint="eastAsia"/>
          <w:color w:val="000000" w:themeColor="text1"/>
          <w14:textFill>
            <w14:solidFill>
              <w14:schemeClr w14:val="tx1"/>
            </w14:solidFill>
          </w14:textFill>
        </w:rPr>
        <w:pPrChange w:id="26" w:author="GaaihoengNg" w:date="2026-09-23T15:37:53Z">
          <w:pPr>
            <w:spacing w:line="560" w:lineRule="exact"/>
          </w:pPr>
        </w:pPrChange>
      </w:pPr>
      <w:ins w:id="28" w:author="GaaihoengNg" w:date="2026-09-23T15:38:05Z">
        <w:r>
          <w:rPr>
            <w:rFonts w:hint="eastAsia"/>
            <w:color w:val="000000" w:themeColor="text1"/>
            <w:lang w:val="en-US" w:eastAsia="zh-CN"/>
            <w14:textFill>
              <w14:solidFill>
                <w14:schemeClr w14:val="tx1"/>
              </w14:solidFill>
            </w14:textFill>
          </w:rPr>
          <w:t>RJ</w:t>
        </w:r>
      </w:ins>
      <w:ins w:id="29" w:author="GaaihoengNg" w:date="2026-09-23T15:38:06Z">
        <w:r>
          <w:rPr>
            <w:rFonts w:hint="eastAsia"/>
            <w:color w:val="000000" w:themeColor="text1"/>
            <w:lang w:val="en-US" w:eastAsia="zh-CN"/>
            <w14:textFill>
              <w14:solidFill>
                <w14:schemeClr w14:val="tx1"/>
              </w14:solidFill>
            </w14:textFill>
          </w:rPr>
          <w:t>45</w:t>
        </w:r>
      </w:ins>
      <w:ins w:id="30" w:author="GaaihoengNg" w:date="2026-09-23T15:38:27Z">
        <w:r>
          <w:rPr>
            <w:rFonts w:hint="eastAsia"/>
            <w:color w:val="000000" w:themeColor="text1"/>
            <w:lang w:val="en-US" w:eastAsia="zh-CN"/>
            <w14:textFill>
              <w14:solidFill>
                <w14:schemeClr w14:val="tx1"/>
              </w14:solidFill>
            </w14:textFill>
          </w:rPr>
          <w:t>Ⅰ</w:t>
        </w:r>
      </w:ins>
      <w:ins w:id="31" w:author="GaaihoengNg" w:date="2026-09-23T15:38:09Z">
        <w:r>
          <w:rPr>
            <w:rFonts w:hint="eastAsia"/>
            <w:color w:val="000000" w:themeColor="text1"/>
            <w:lang w:val="en-US" w:eastAsia="zh-CN"/>
            <w14:textFill>
              <w14:solidFill>
                <w14:schemeClr w14:val="tx1"/>
              </w14:solidFill>
            </w14:textFill>
          </w:rPr>
          <w:t>对应</w:t>
        </w:r>
      </w:ins>
      <w:ins w:id="32" w:author="GaaihoengNg" w:date="2026-09-23T15:38:12Z">
        <w:r>
          <w:rPr>
            <w:rFonts w:hint="eastAsia"/>
            <w:color w:val="000000" w:themeColor="text1"/>
            <w:lang w:val="en-US" w:eastAsia="zh-CN"/>
            <w14:textFill>
              <w14:solidFill>
                <w14:schemeClr w14:val="tx1"/>
              </w14:solidFill>
            </w14:textFill>
          </w:rPr>
          <w:t>逆变器1</w:t>
        </w:r>
      </w:ins>
      <w:ins w:id="33" w:author="GaaihoengNg" w:date="2026-09-23T15:38:13Z">
        <w:r>
          <w:rPr>
            <w:rFonts w:hint="eastAsia"/>
            <w:color w:val="000000" w:themeColor="text1"/>
            <w:lang w:val="en-US" w:eastAsia="zh-CN"/>
            <w14:textFill>
              <w14:solidFill>
                <w14:schemeClr w14:val="tx1"/>
              </w14:solidFill>
            </w14:textFill>
          </w:rPr>
          <w:t>，</w:t>
        </w:r>
      </w:ins>
      <w:ins w:id="34" w:author="GaaihoengNg" w:date="2026-09-23T15:38:14Z">
        <w:r>
          <w:rPr>
            <w:rFonts w:hint="eastAsia"/>
            <w:color w:val="000000" w:themeColor="text1"/>
            <w:lang w:val="en-US" w:eastAsia="zh-CN"/>
            <w14:textFill>
              <w14:solidFill>
                <w14:schemeClr w14:val="tx1"/>
              </w14:solidFill>
            </w14:textFill>
          </w:rPr>
          <w:t>RJ</w:t>
        </w:r>
      </w:ins>
      <w:ins w:id="35" w:author="GaaihoengNg" w:date="2026-09-23T15:38:15Z">
        <w:r>
          <w:rPr>
            <w:rFonts w:hint="eastAsia"/>
            <w:color w:val="000000" w:themeColor="text1"/>
            <w:lang w:val="en-US" w:eastAsia="zh-CN"/>
            <w14:textFill>
              <w14:solidFill>
                <w14:schemeClr w14:val="tx1"/>
              </w14:solidFill>
            </w14:textFill>
          </w:rPr>
          <w:t>45</w:t>
        </w:r>
      </w:ins>
      <w:ins w:id="36" w:author="GaaihoengNg" w:date="2026-09-23T15:38:21Z">
        <w:r>
          <w:rPr>
            <w:rFonts w:hint="eastAsia"/>
            <w:color w:val="000000" w:themeColor="text1"/>
            <w:lang w:val="en-US" w:eastAsia="zh-CN"/>
            <w14:textFill>
              <w14:solidFill>
                <w14:schemeClr w14:val="tx1"/>
              </w14:solidFill>
            </w14:textFill>
          </w:rPr>
          <w:t>Ⅱ</w:t>
        </w:r>
      </w:ins>
      <w:ins w:id="37" w:author="GaaihoengNg" w:date="2026-09-23T15:38:29Z">
        <w:r>
          <w:rPr>
            <w:rFonts w:hint="eastAsia"/>
            <w:color w:val="000000" w:themeColor="text1"/>
            <w:lang w:val="en-US" w:eastAsia="zh-CN"/>
            <w14:textFill>
              <w14:solidFill>
                <w14:schemeClr w14:val="tx1"/>
              </w14:solidFill>
            </w14:textFill>
          </w:rPr>
          <w:t>对应</w:t>
        </w:r>
      </w:ins>
      <w:ins w:id="38" w:author="GaaihoengNg" w:date="2026-09-23T15:38:32Z">
        <w:r>
          <w:rPr>
            <w:rFonts w:hint="eastAsia"/>
            <w:color w:val="000000" w:themeColor="text1"/>
            <w:lang w:val="en-US" w:eastAsia="zh-CN"/>
            <w14:textFill>
              <w14:solidFill>
                <w14:schemeClr w14:val="tx1"/>
              </w14:solidFill>
            </w14:textFill>
          </w:rPr>
          <w:t>逆变器2，</w:t>
        </w:r>
      </w:ins>
      <w:ins w:id="39" w:author="GaaihoengNg" w:date="2026-09-23T15:38:34Z">
        <w:r>
          <w:rPr>
            <w:rFonts w:hint="eastAsia"/>
            <w:color w:val="000000" w:themeColor="text1"/>
            <w:lang w:val="en-US" w:eastAsia="zh-CN"/>
            <w14:textFill>
              <w14:solidFill>
                <w14:schemeClr w14:val="tx1"/>
              </w14:solidFill>
            </w14:textFill>
          </w:rPr>
          <w:t>RS</w:t>
        </w:r>
      </w:ins>
      <w:ins w:id="40" w:author="GaaihoengNg" w:date="2026-09-23T15:38:35Z">
        <w:r>
          <w:rPr>
            <w:rFonts w:hint="eastAsia"/>
            <w:color w:val="000000" w:themeColor="text1"/>
            <w:lang w:val="en-US" w:eastAsia="zh-CN"/>
            <w14:textFill>
              <w14:solidFill>
                <w14:schemeClr w14:val="tx1"/>
              </w14:solidFill>
            </w14:textFill>
          </w:rPr>
          <w:t>485</w:t>
        </w:r>
      </w:ins>
      <w:ins w:id="41" w:author="GaaihoengNg" w:date="2026-09-23T15:38:38Z">
        <w:r>
          <w:rPr>
            <w:rFonts w:hint="eastAsia"/>
            <w:color w:val="000000" w:themeColor="text1"/>
            <w:lang w:val="en-US" w:eastAsia="zh-CN"/>
            <w14:textFill>
              <w14:solidFill>
                <w14:schemeClr w14:val="tx1"/>
              </w14:solidFill>
            </w14:textFill>
          </w:rPr>
          <w:t>Ⅱ</w:t>
        </w:r>
      </w:ins>
      <w:ins w:id="42" w:author="GaaihoengNg" w:date="2026-09-23T15:38:39Z">
        <w:r>
          <w:rPr>
            <w:rFonts w:hint="eastAsia"/>
            <w:color w:val="000000" w:themeColor="text1"/>
            <w:lang w:val="en-US" w:eastAsia="zh-CN"/>
            <w14:textFill>
              <w14:solidFill>
                <w14:schemeClr w14:val="tx1"/>
              </w14:solidFill>
            </w14:textFill>
          </w:rPr>
          <w:t>对应</w:t>
        </w:r>
      </w:ins>
      <w:ins w:id="43" w:author="GaaihoengNg" w:date="2026-09-23T15:38:40Z">
        <w:r>
          <w:rPr>
            <w:rFonts w:hint="eastAsia"/>
            <w:color w:val="000000" w:themeColor="text1"/>
            <w:lang w:val="en-US" w:eastAsia="zh-CN"/>
            <w14:textFill>
              <w14:solidFill>
                <w14:schemeClr w14:val="tx1"/>
              </w14:solidFill>
            </w14:textFill>
          </w:rPr>
          <w:t>逆变器3</w:t>
        </w:r>
      </w:ins>
      <w:ins w:id="44" w:author="GaaihoengNg" w:date="2026-09-23T15:38:42Z">
        <w:r>
          <w:rPr>
            <w:rFonts w:hint="eastAsia"/>
            <w:color w:val="000000" w:themeColor="text1"/>
            <w:lang w:val="en-US" w:eastAsia="zh-CN"/>
            <w14:textFill>
              <w14:solidFill>
                <w14:schemeClr w14:val="tx1"/>
              </w14:solidFill>
            </w14:textFill>
          </w:rPr>
          <w:t>。</w:t>
        </w:r>
      </w:ins>
    </w:p>
    <w:p w14:paraId="11F86C3D">
      <w:pPr>
        <w:pStyle w:val="6"/>
        <w:ind w:left="0" w:firstLine="0" w:firstLineChars="0"/>
      </w:pPr>
      <w:r>
        <w:rPr>
          <w:rFonts w:hint="eastAsia"/>
        </w:rPr>
        <w:t>4.7.2.2 下行无线通信</w:t>
      </w:r>
    </w:p>
    <w:p w14:paraId="26C8CD59">
      <w:pPr>
        <w:spacing w:line="560" w:lineRule="exact"/>
        <w:ind w:firstLineChars="0"/>
        <w:rPr>
          <w:rFonts w:ascii="宋体" w:hAnsi="宋体"/>
        </w:rPr>
      </w:pPr>
      <w:r>
        <w:rPr>
          <w:rFonts w:hint="eastAsia" w:ascii="宋体" w:hAnsi="宋体"/>
        </w:rPr>
        <w:t>采用无线通信时，协议转换单元应支持搭配无线接口转换器实现至多12路光伏逆变器接入，无线接口应满足：</w:t>
      </w:r>
    </w:p>
    <w:p w14:paraId="434E9093">
      <w:pPr>
        <w:spacing w:line="560" w:lineRule="exact"/>
        <w:ind w:firstLineChars="0"/>
        <w:rPr>
          <w:rFonts w:ascii="宋体" w:hAnsi="宋体"/>
        </w:rPr>
      </w:pPr>
      <w:r>
        <w:rPr>
          <w:rFonts w:hint="eastAsia" w:ascii="宋体" w:hAnsi="宋体"/>
        </w:rPr>
        <w:t>1）协议转换单元与无线接口转换器分别内置无线通信模块，无线通信方式应</w:t>
      </w:r>
      <w:r>
        <w:rPr>
          <w:rFonts w:hint="eastAsia" w:ascii="宋体" w:hAnsi="宋体"/>
          <w:lang w:val="en-US" w:eastAsia="zh-CN"/>
        </w:rPr>
        <w:t>至少符合南网双模HRF标准</w:t>
      </w:r>
      <w:r>
        <w:rPr>
          <w:rFonts w:hint="eastAsia" w:ascii="宋体" w:hAnsi="宋体"/>
        </w:rPr>
        <w:t>的要求</w:t>
      </w:r>
      <w:r>
        <w:rPr>
          <w:rFonts w:hint="eastAsia" w:ascii="宋体" w:hAnsi="宋体"/>
          <w:lang w:eastAsia="zh-CN"/>
        </w:rPr>
        <w:t>，</w:t>
      </w:r>
      <w:r>
        <w:rPr>
          <w:rFonts w:hint="eastAsia" w:ascii="宋体" w:hAnsi="宋体"/>
          <w:lang w:val="en-US" w:eastAsia="zh-CN"/>
        </w:rPr>
        <w:t>可互联互通，</w:t>
      </w:r>
      <w:r>
        <w:rPr>
          <w:rFonts w:hint="eastAsia" w:ascii="宋体" w:hAnsi="宋体"/>
        </w:rPr>
        <w:t>需支持200米以上的远距离通信；</w:t>
      </w:r>
    </w:p>
    <w:p w14:paraId="30B6F24D">
      <w:pPr>
        <w:spacing w:line="560" w:lineRule="exact"/>
        <w:ind w:firstLineChars="0"/>
        <w:rPr>
          <w:rFonts w:ascii="宋体" w:hAnsi="宋体"/>
        </w:rPr>
      </w:pPr>
      <w:r>
        <w:rPr>
          <w:rFonts w:hint="eastAsia" w:ascii="宋体" w:hAnsi="宋体"/>
        </w:rPr>
        <w:t>2）无线接口转换器的功能要求以及通信示意图见附录C，入网流程及功能要求见附录I。</w:t>
      </w:r>
      <w:del w:id="45" w:author="GaaihoengNg" w:date="2026-09-23T15:53:51Z">
        <w:r>
          <w:rPr>
            <w:rFonts w:hint="eastAsia" w:ascii="宋体" w:hAnsi="宋体"/>
          </w:rPr>
          <w:delText>。</w:delText>
        </w:r>
      </w:del>
    </w:p>
    <w:p w14:paraId="43FD055F">
      <w:pPr>
        <w:spacing w:line="560" w:lineRule="exact"/>
        <w:ind w:firstLineChars="0"/>
        <w:rPr>
          <w:rFonts w:ascii="宋体" w:hAnsi="宋体"/>
        </w:rPr>
      </w:pPr>
      <w:r>
        <w:rPr>
          <w:rFonts w:hint="eastAsia" w:ascii="宋体" w:hAnsi="宋体"/>
        </w:rPr>
        <w:t>注：协议转换单元中的无线通信模块与可插拔宽带双模通信模块是两个独立的模块。</w:t>
      </w:r>
    </w:p>
    <w:p w14:paraId="62D98626">
      <w:pPr>
        <w:pStyle w:val="4"/>
        <w:numPr>
          <w:ilvl w:val="0"/>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4.7.3 本地维护通信</w:t>
      </w:r>
    </w:p>
    <w:p w14:paraId="270EB238">
      <w:pPr>
        <w:spacing w:line="560" w:lineRule="exact"/>
        <w:ind w:firstLineChars="0"/>
        <w:rPr>
          <w:rFonts w:ascii="宋体" w:hAnsi="宋体"/>
        </w:rPr>
      </w:pPr>
      <w:r>
        <w:rPr>
          <w:rFonts w:hint="eastAsia" w:ascii="宋体" w:hAnsi="宋体"/>
        </w:rPr>
        <w:t>通过RS-485Ⅰ通信接口以及蓝牙通信功能（需具备身份验证功能）进行本地维护，校验方式可设置，默认为偶校验，通信遵循DL/T 645—2007协议及其扩展协议。</w:t>
      </w:r>
    </w:p>
    <w:p w14:paraId="48077B05">
      <w:pPr>
        <w:pStyle w:val="3"/>
        <w:ind w:firstLine="0" w:firstLineChars="0"/>
        <w:rPr>
          <w:color w:val="000000" w:themeColor="text1"/>
          <w14:textFill>
            <w14:solidFill>
              <w14:schemeClr w14:val="tx1"/>
            </w14:solidFill>
          </w14:textFill>
        </w:rPr>
      </w:pPr>
      <w:bookmarkStart w:id="170" w:name="_Toc2956"/>
      <w:bookmarkStart w:id="171" w:name="_Toc19995"/>
      <w:bookmarkStart w:id="172" w:name="_Toc27916"/>
      <w:bookmarkStart w:id="173" w:name="_Toc31506"/>
      <w:bookmarkStart w:id="174" w:name="_Toc16220"/>
      <w:r>
        <w:rPr>
          <w:rFonts w:hint="eastAsia"/>
          <w:color w:val="000000" w:themeColor="text1"/>
          <w14:textFill>
            <w14:solidFill>
              <w14:schemeClr w14:val="tx1"/>
            </w14:solidFill>
          </w14:textFill>
        </w:rPr>
        <w:t xml:space="preserve">4.8 </w:t>
      </w:r>
      <w:r>
        <w:rPr>
          <w:color w:val="000000" w:themeColor="text1"/>
          <w14:textFill>
            <w14:solidFill>
              <w14:schemeClr w14:val="tx1"/>
            </w14:solidFill>
          </w14:textFill>
        </w:rPr>
        <w:t>功能要求</w:t>
      </w:r>
      <w:bookmarkEnd w:id="170"/>
      <w:bookmarkEnd w:id="171"/>
      <w:bookmarkEnd w:id="172"/>
      <w:bookmarkEnd w:id="173"/>
      <w:bookmarkEnd w:id="174"/>
    </w:p>
    <w:p w14:paraId="6A9D7D0A">
      <w:pPr>
        <w:spacing w:line="560" w:lineRule="exact"/>
        <w:ind w:firstLineChars="0"/>
        <w:rPr>
          <w:color w:val="000000" w:themeColor="text1"/>
          <w14:textFill>
            <w14:solidFill>
              <w14:schemeClr w14:val="tx1"/>
            </w14:solidFill>
          </w14:textFill>
        </w:rPr>
      </w:pPr>
      <w:r>
        <w:rPr>
          <w:rFonts w:hint="eastAsia" w:ascii="宋体" w:hAnsi="宋体"/>
        </w:rPr>
        <w:t>协议转换单元功能要求配置表如下表所示：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2036"/>
        <w:gridCol w:w="5491"/>
      </w:tblGrid>
      <w:tr w14:paraId="7C8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692" w:type="dxa"/>
            <w:vAlign w:val="center"/>
          </w:tcPr>
          <w:p w14:paraId="58F77A98">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序号</w:t>
            </w:r>
          </w:p>
        </w:tc>
        <w:tc>
          <w:tcPr>
            <w:tcW w:w="2036" w:type="dxa"/>
            <w:vAlign w:val="center"/>
          </w:tcPr>
          <w:p w14:paraId="69DEFF94">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项目</w:t>
            </w:r>
          </w:p>
        </w:tc>
        <w:tc>
          <w:tcPr>
            <w:tcW w:w="5491" w:type="dxa"/>
            <w:vAlign w:val="center"/>
          </w:tcPr>
          <w:p w14:paraId="49E10CE4">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功能</w:t>
            </w:r>
          </w:p>
        </w:tc>
      </w:tr>
      <w:tr w14:paraId="6BA7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79586611">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w:t>
            </w:r>
          </w:p>
        </w:tc>
        <w:tc>
          <w:tcPr>
            <w:tcW w:w="2036" w:type="dxa"/>
            <w:vAlign w:val="center"/>
          </w:tcPr>
          <w:p w14:paraId="5847CF6D">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数据采集</w:t>
            </w:r>
          </w:p>
        </w:tc>
        <w:tc>
          <w:tcPr>
            <w:tcW w:w="5491" w:type="dxa"/>
            <w:vAlign w:val="center"/>
          </w:tcPr>
          <w:p w14:paraId="20C0DB20">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单相电压采样</w:t>
            </w:r>
          </w:p>
        </w:tc>
      </w:tr>
      <w:tr w14:paraId="667D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458E84B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2</w:t>
            </w:r>
          </w:p>
        </w:tc>
        <w:tc>
          <w:tcPr>
            <w:tcW w:w="2036" w:type="dxa"/>
            <w:vAlign w:val="center"/>
          </w:tcPr>
          <w:p w14:paraId="3D8CE1E6">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事件记录</w:t>
            </w:r>
          </w:p>
        </w:tc>
        <w:tc>
          <w:tcPr>
            <w:tcW w:w="5491" w:type="dxa"/>
            <w:vAlign w:val="center"/>
          </w:tcPr>
          <w:p w14:paraId="15B84550">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事件记录</w:t>
            </w:r>
          </w:p>
        </w:tc>
      </w:tr>
      <w:tr w14:paraId="2683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75147B7">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3</w:t>
            </w:r>
          </w:p>
        </w:tc>
        <w:tc>
          <w:tcPr>
            <w:tcW w:w="2036" w:type="dxa"/>
            <w:vMerge w:val="restart"/>
            <w:vAlign w:val="center"/>
          </w:tcPr>
          <w:p w14:paraId="5758072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参数设置和查询</w:t>
            </w:r>
          </w:p>
        </w:tc>
        <w:tc>
          <w:tcPr>
            <w:tcW w:w="5491" w:type="dxa"/>
            <w:vAlign w:val="center"/>
          </w:tcPr>
          <w:p w14:paraId="069620A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时钟召测和对时</w:t>
            </w:r>
          </w:p>
        </w:tc>
      </w:tr>
      <w:tr w14:paraId="39E7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4E7FE1F4">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4</w:t>
            </w:r>
          </w:p>
        </w:tc>
        <w:tc>
          <w:tcPr>
            <w:tcW w:w="2036" w:type="dxa"/>
            <w:vMerge w:val="continue"/>
            <w:vAlign w:val="center"/>
          </w:tcPr>
          <w:p w14:paraId="1FD1B9C0">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5491" w:type="dxa"/>
            <w:vAlign w:val="center"/>
          </w:tcPr>
          <w:p w14:paraId="20774183">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参数设置</w:t>
            </w:r>
          </w:p>
        </w:tc>
      </w:tr>
      <w:tr w14:paraId="3DC6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C787A1A">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5</w:t>
            </w:r>
          </w:p>
        </w:tc>
        <w:tc>
          <w:tcPr>
            <w:tcW w:w="2036" w:type="dxa"/>
            <w:vMerge w:val="continue"/>
            <w:vAlign w:val="center"/>
          </w:tcPr>
          <w:p w14:paraId="6FB3AAC7">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5491" w:type="dxa"/>
            <w:vAlign w:val="center"/>
          </w:tcPr>
          <w:p w14:paraId="59799B42">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位置信息设置与读取</w:t>
            </w:r>
          </w:p>
        </w:tc>
      </w:tr>
      <w:tr w14:paraId="1E26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48EC99E1">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6</w:t>
            </w:r>
          </w:p>
        </w:tc>
        <w:tc>
          <w:tcPr>
            <w:tcW w:w="2036" w:type="dxa"/>
            <w:vMerge w:val="restart"/>
            <w:vAlign w:val="center"/>
          </w:tcPr>
          <w:p w14:paraId="37F99C97">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本地功能</w:t>
            </w:r>
          </w:p>
        </w:tc>
        <w:tc>
          <w:tcPr>
            <w:tcW w:w="5491" w:type="dxa"/>
            <w:vAlign w:val="center"/>
          </w:tcPr>
          <w:p w14:paraId="5F1B3622">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状态指示</w:t>
            </w:r>
          </w:p>
        </w:tc>
      </w:tr>
      <w:tr w14:paraId="5562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74555026">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7</w:t>
            </w:r>
          </w:p>
        </w:tc>
        <w:tc>
          <w:tcPr>
            <w:tcW w:w="2036" w:type="dxa"/>
            <w:vMerge w:val="continue"/>
            <w:vAlign w:val="center"/>
          </w:tcPr>
          <w:p w14:paraId="75462F5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5491" w:type="dxa"/>
            <w:vAlign w:val="center"/>
          </w:tcPr>
          <w:p w14:paraId="05D582C9">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本地维护</w:t>
            </w:r>
          </w:p>
        </w:tc>
      </w:tr>
      <w:tr w14:paraId="15CF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7745CE34">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8</w:t>
            </w:r>
          </w:p>
        </w:tc>
        <w:tc>
          <w:tcPr>
            <w:tcW w:w="2036" w:type="dxa"/>
            <w:vMerge w:val="restart"/>
            <w:vAlign w:val="center"/>
          </w:tcPr>
          <w:p w14:paraId="3EFC1AEA">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数据传输</w:t>
            </w:r>
          </w:p>
        </w:tc>
        <w:tc>
          <w:tcPr>
            <w:tcW w:w="5491" w:type="dxa"/>
            <w:vAlign w:val="center"/>
          </w:tcPr>
          <w:p w14:paraId="7DA60E44">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与计量自动化终端通信</w:t>
            </w:r>
          </w:p>
        </w:tc>
      </w:tr>
      <w:tr w14:paraId="657A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43983B0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9</w:t>
            </w:r>
          </w:p>
        </w:tc>
        <w:tc>
          <w:tcPr>
            <w:tcW w:w="2036" w:type="dxa"/>
            <w:vMerge w:val="continue"/>
            <w:vAlign w:val="center"/>
          </w:tcPr>
          <w:p w14:paraId="65CFFDA2">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5491" w:type="dxa"/>
            <w:vAlign w:val="center"/>
          </w:tcPr>
          <w:p w14:paraId="6308E4EC">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与光伏逆变器通信</w:t>
            </w:r>
          </w:p>
        </w:tc>
      </w:tr>
      <w:tr w14:paraId="4B92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19D131EA">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10</w:t>
            </w:r>
          </w:p>
        </w:tc>
        <w:tc>
          <w:tcPr>
            <w:tcW w:w="2036" w:type="dxa"/>
            <w:vMerge w:val="restart"/>
            <w:vAlign w:val="center"/>
          </w:tcPr>
          <w:p w14:paraId="67B41CC8">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数据管理与存储</w:t>
            </w:r>
          </w:p>
        </w:tc>
        <w:tc>
          <w:tcPr>
            <w:tcW w:w="5491" w:type="dxa"/>
            <w:vAlign w:val="center"/>
          </w:tcPr>
          <w:p w14:paraId="0B8112B3">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数据保持</w:t>
            </w:r>
          </w:p>
        </w:tc>
      </w:tr>
      <w:tr w14:paraId="73D7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976A04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11</w:t>
            </w:r>
          </w:p>
        </w:tc>
        <w:tc>
          <w:tcPr>
            <w:tcW w:w="2036" w:type="dxa"/>
            <w:vMerge w:val="continue"/>
            <w:vAlign w:val="center"/>
          </w:tcPr>
          <w:p w14:paraId="667C641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5491" w:type="dxa"/>
            <w:vAlign w:val="center"/>
          </w:tcPr>
          <w:p w14:paraId="68D176F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存储要求</w:t>
            </w:r>
          </w:p>
        </w:tc>
      </w:tr>
      <w:tr w14:paraId="675C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303737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12</w:t>
            </w:r>
          </w:p>
        </w:tc>
        <w:tc>
          <w:tcPr>
            <w:tcW w:w="7527" w:type="dxa"/>
            <w:gridSpan w:val="2"/>
            <w:vAlign w:val="center"/>
          </w:tcPr>
          <w:p w14:paraId="7070E379">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协议转换</w:t>
            </w:r>
          </w:p>
        </w:tc>
      </w:tr>
      <w:tr w14:paraId="2F1B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0A03BA1">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13</w:t>
            </w:r>
          </w:p>
        </w:tc>
        <w:tc>
          <w:tcPr>
            <w:tcW w:w="7527" w:type="dxa"/>
            <w:gridSpan w:val="2"/>
            <w:vAlign w:val="center"/>
          </w:tcPr>
          <w:p w14:paraId="44A1ED0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协议自适应识别</w:t>
            </w:r>
          </w:p>
        </w:tc>
      </w:tr>
      <w:tr w14:paraId="4215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A0FA4F4">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14</w:t>
            </w:r>
          </w:p>
        </w:tc>
        <w:tc>
          <w:tcPr>
            <w:tcW w:w="7527" w:type="dxa"/>
            <w:gridSpan w:val="2"/>
            <w:vAlign w:val="center"/>
          </w:tcPr>
          <w:p w14:paraId="74CC5303">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柔性调节</w:t>
            </w:r>
          </w:p>
        </w:tc>
      </w:tr>
      <w:tr w14:paraId="2E65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2253902C">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15</w:t>
            </w:r>
          </w:p>
        </w:tc>
        <w:tc>
          <w:tcPr>
            <w:tcW w:w="7527" w:type="dxa"/>
            <w:gridSpan w:val="2"/>
            <w:vAlign w:val="center"/>
          </w:tcPr>
          <w:p w14:paraId="05055947">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下行链路监测</w:t>
            </w:r>
          </w:p>
        </w:tc>
      </w:tr>
      <w:tr w14:paraId="161B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25FF5A7A">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16</w:t>
            </w:r>
          </w:p>
        </w:tc>
        <w:tc>
          <w:tcPr>
            <w:tcW w:w="7527" w:type="dxa"/>
            <w:gridSpan w:val="2"/>
            <w:vAlign w:val="center"/>
          </w:tcPr>
          <w:p w14:paraId="29E2CF13">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通信转换</w:t>
            </w:r>
          </w:p>
        </w:tc>
      </w:tr>
      <w:tr w14:paraId="7493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5C07C42A">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asciiTheme="minorEastAsia" w:hAnsiTheme="minorEastAsia" w:eastAsiaTheme="minorEastAsia" w:cstheme="minorEastAsia"/>
                <w:color w:val="000000" w:themeColor="text1"/>
                <w:sz w:val="18"/>
                <w:szCs w:val="18"/>
                <w14:textFill>
                  <w14:solidFill>
                    <w14:schemeClr w14:val="tx1"/>
                  </w14:solidFill>
                </w14:textFill>
              </w:rPr>
              <w:t>17</w:t>
            </w:r>
          </w:p>
        </w:tc>
        <w:tc>
          <w:tcPr>
            <w:tcW w:w="7527" w:type="dxa"/>
            <w:gridSpan w:val="2"/>
            <w:vAlign w:val="center"/>
          </w:tcPr>
          <w:p w14:paraId="30263582">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初始化</w:t>
            </w:r>
          </w:p>
        </w:tc>
      </w:tr>
      <w:tr w14:paraId="31CB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102BA487">
            <w:pPr>
              <w:numPr>
                <w:ilvl w:val="255"/>
                <w:numId w:val="0"/>
              </w:numPr>
              <w:spacing w:line="240" w:lineRule="auto"/>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18</w:t>
            </w:r>
          </w:p>
        </w:tc>
        <w:tc>
          <w:tcPr>
            <w:tcW w:w="7527" w:type="dxa"/>
            <w:gridSpan w:val="2"/>
            <w:vAlign w:val="center"/>
          </w:tcPr>
          <w:p w14:paraId="4612F597">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软件升级</w:t>
            </w:r>
          </w:p>
        </w:tc>
      </w:tr>
    </w:tbl>
    <w:p w14:paraId="585B84A2">
      <w:pPr>
        <w:spacing w:line="560" w:lineRule="exact"/>
        <w:ind w:firstLineChars="0"/>
        <w:rPr>
          <w:rFonts w:ascii="宋体" w:hAnsi="宋体"/>
        </w:rPr>
      </w:pPr>
      <w:r>
        <w:rPr>
          <w:rFonts w:hint="eastAsia" w:ascii="宋体" w:hAnsi="宋体"/>
        </w:rPr>
        <w:t>协议转换单元采集数据项清单如下表所示：</w:t>
      </w:r>
    </w:p>
    <w:tbl>
      <w:tblPr>
        <w:tblStyle w:val="26"/>
        <w:tblW w:w="831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10"/>
        <w:gridCol w:w="1187"/>
        <w:gridCol w:w="3291"/>
        <w:gridCol w:w="2730"/>
      </w:tblGrid>
      <w:tr w14:paraId="11985E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tcBorders>
              <w:top w:val="single" w:color="000000" w:sz="6" w:space="0"/>
              <w:left w:val="single" w:color="000000" w:sz="6" w:space="0"/>
              <w:bottom w:val="single" w:color="000000" w:sz="6" w:space="0"/>
            </w:tcBorders>
            <w:vAlign w:val="center"/>
          </w:tcPr>
          <w:p w14:paraId="5DF1CF60">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采集对象</w:t>
            </w:r>
          </w:p>
        </w:tc>
        <w:tc>
          <w:tcPr>
            <w:tcW w:w="1187" w:type="dxa"/>
            <w:tcBorders>
              <w:top w:val="single" w:color="000000" w:sz="6" w:space="0"/>
              <w:bottom w:val="single" w:color="000000" w:sz="6" w:space="0"/>
            </w:tcBorders>
            <w:vAlign w:val="center"/>
          </w:tcPr>
          <w:p w14:paraId="00E761C7">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数据分类</w:t>
            </w:r>
          </w:p>
        </w:tc>
        <w:tc>
          <w:tcPr>
            <w:tcW w:w="3291" w:type="dxa"/>
            <w:tcBorders>
              <w:top w:val="single" w:color="000000" w:sz="6" w:space="0"/>
              <w:bottom w:val="single" w:color="000000" w:sz="6" w:space="0"/>
            </w:tcBorders>
            <w:vAlign w:val="center"/>
          </w:tcPr>
          <w:p w14:paraId="3E6E881C">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数据项</w:t>
            </w:r>
          </w:p>
        </w:tc>
        <w:tc>
          <w:tcPr>
            <w:tcW w:w="2730" w:type="dxa"/>
            <w:tcBorders>
              <w:top w:val="single" w:color="000000" w:sz="6" w:space="0"/>
              <w:bottom w:val="single" w:color="000000" w:sz="6" w:space="0"/>
              <w:right w:val="single" w:color="000000" w:sz="6" w:space="0"/>
            </w:tcBorders>
            <w:vAlign w:val="center"/>
          </w:tcPr>
          <w:p w14:paraId="073CC03F">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基本采集要求</w:t>
            </w:r>
          </w:p>
        </w:tc>
      </w:tr>
      <w:tr w14:paraId="41586C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restart"/>
            <w:tcBorders>
              <w:top w:val="single" w:color="000000" w:sz="6" w:space="0"/>
              <w:left w:val="single" w:color="000000" w:sz="6" w:space="0"/>
            </w:tcBorders>
            <w:vAlign w:val="center"/>
          </w:tcPr>
          <w:p w14:paraId="2B5B1A8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协议转换单元</w:t>
            </w:r>
          </w:p>
        </w:tc>
        <w:tc>
          <w:tcPr>
            <w:tcW w:w="1187" w:type="dxa"/>
            <w:tcBorders>
              <w:top w:val="single" w:color="000000" w:sz="6" w:space="0"/>
              <w:bottom w:val="single" w:color="000000" w:sz="6" w:space="0"/>
            </w:tcBorders>
            <w:vAlign w:val="center"/>
          </w:tcPr>
          <w:p w14:paraId="2AC08C57">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数据类</w:t>
            </w:r>
          </w:p>
        </w:tc>
        <w:tc>
          <w:tcPr>
            <w:tcW w:w="3291" w:type="dxa"/>
            <w:tcBorders>
              <w:top w:val="single" w:color="000000" w:sz="6" w:space="0"/>
            </w:tcBorders>
            <w:vAlign w:val="center"/>
          </w:tcPr>
          <w:p w14:paraId="73776A3A">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电压</w:t>
            </w:r>
          </w:p>
        </w:tc>
        <w:tc>
          <w:tcPr>
            <w:tcW w:w="2730" w:type="dxa"/>
            <w:tcBorders>
              <w:top w:val="single" w:color="000000" w:sz="6" w:space="0"/>
              <w:right w:val="single" w:color="000000" w:sz="6" w:space="0"/>
            </w:tcBorders>
            <w:vAlign w:val="center"/>
          </w:tcPr>
          <w:p w14:paraId="4E3E4AC9">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w:t>
            </w:r>
          </w:p>
        </w:tc>
      </w:tr>
      <w:tr w14:paraId="2835BF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4D3863FF">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1187" w:type="dxa"/>
            <w:vMerge w:val="restart"/>
            <w:tcBorders>
              <w:top w:val="single" w:color="000000" w:sz="6" w:space="0"/>
            </w:tcBorders>
            <w:vAlign w:val="center"/>
          </w:tcPr>
          <w:p w14:paraId="15814E2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参数类</w:t>
            </w:r>
          </w:p>
        </w:tc>
        <w:tc>
          <w:tcPr>
            <w:tcW w:w="3291" w:type="dxa"/>
            <w:vAlign w:val="center"/>
          </w:tcPr>
          <w:p w14:paraId="3DA5BCAD">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时钟参数</w:t>
            </w:r>
          </w:p>
        </w:tc>
        <w:tc>
          <w:tcPr>
            <w:tcW w:w="2730" w:type="dxa"/>
            <w:tcBorders>
              <w:right w:val="single" w:color="000000" w:sz="6" w:space="0"/>
            </w:tcBorders>
            <w:vAlign w:val="center"/>
          </w:tcPr>
          <w:p w14:paraId="3D5543A3">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主动下发</w:t>
            </w:r>
          </w:p>
        </w:tc>
      </w:tr>
      <w:tr w14:paraId="30DC42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3518417E">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1187" w:type="dxa"/>
            <w:vMerge w:val="continue"/>
            <w:vAlign w:val="center"/>
          </w:tcPr>
          <w:p w14:paraId="0B94B9C2">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3291" w:type="dxa"/>
            <w:vAlign w:val="center"/>
          </w:tcPr>
          <w:p w14:paraId="4A26806E">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控制参数</w:t>
            </w:r>
          </w:p>
        </w:tc>
        <w:tc>
          <w:tcPr>
            <w:tcW w:w="2730" w:type="dxa"/>
            <w:tcBorders>
              <w:right w:val="single" w:color="000000" w:sz="6" w:space="0"/>
            </w:tcBorders>
            <w:vAlign w:val="center"/>
          </w:tcPr>
          <w:p w14:paraId="0721DCC5">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主动下发</w:t>
            </w:r>
          </w:p>
        </w:tc>
      </w:tr>
      <w:tr w14:paraId="56030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374609D8">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1187" w:type="dxa"/>
            <w:vMerge w:val="continue"/>
            <w:tcBorders>
              <w:bottom w:val="single" w:color="000000" w:sz="6" w:space="0"/>
            </w:tcBorders>
            <w:vAlign w:val="center"/>
          </w:tcPr>
          <w:p w14:paraId="124C4085">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3291" w:type="dxa"/>
            <w:vAlign w:val="center"/>
          </w:tcPr>
          <w:p w14:paraId="177C7D5F">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事件参数</w:t>
            </w:r>
          </w:p>
        </w:tc>
        <w:tc>
          <w:tcPr>
            <w:tcW w:w="2730" w:type="dxa"/>
            <w:tcBorders>
              <w:right w:val="single" w:color="000000" w:sz="6" w:space="0"/>
            </w:tcBorders>
            <w:vAlign w:val="center"/>
          </w:tcPr>
          <w:p w14:paraId="24916714">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主动下发</w:t>
            </w:r>
          </w:p>
        </w:tc>
      </w:tr>
      <w:tr w14:paraId="53DD8F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5E6066AC">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p>
        </w:tc>
        <w:tc>
          <w:tcPr>
            <w:tcW w:w="1187" w:type="dxa"/>
            <w:vMerge w:val="restart"/>
            <w:tcBorders>
              <w:top w:val="single" w:color="000000" w:sz="6" w:space="0"/>
            </w:tcBorders>
            <w:vAlign w:val="center"/>
          </w:tcPr>
          <w:p w14:paraId="65D00130">
            <w:pPr>
              <w:spacing w:line="240" w:lineRule="auto"/>
              <w:ind w:firstLine="0" w:firstLineChars="0"/>
              <w:jc w:val="center"/>
              <w:rPr>
                <w:rFonts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事件类</w:t>
            </w:r>
          </w:p>
        </w:tc>
        <w:tc>
          <w:tcPr>
            <w:tcW w:w="3291" w:type="dxa"/>
            <w:vAlign w:val="center"/>
          </w:tcPr>
          <w:p w14:paraId="01DBAB08">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电压越限事件</w:t>
            </w:r>
          </w:p>
        </w:tc>
        <w:tc>
          <w:tcPr>
            <w:tcW w:w="2730" w:type="dxa"/>
            <w:tcBorders>
              <w:right w:val="single" w:color="000000" w:sz="6" w:space="0"/>
            </w:tcBorders>
            <w:vAlign w:val="center"/>
          </w:tcPr>
          <w:p w14:paraId="28FB47AD">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5280B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06941EAF">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532FD281">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6AA7C196">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光伏逆变器开关机控制事件</w:t>
            </w:r>
          </w:p>
        </w:tc>
        <w:tc>
          <w:tcPr>
            <w:tcW w:w="2730" w:type="dxa"/>
            <w:tcBorders>
              <w:right w:val="single" w:color="000000" w:sz="6" w:space="0"/>
            </w:tcBorders>
            <w:vAlign w:val="center"/>
          </w:tcPr>
          <w:p w14:paraId="56086C60">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4680D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493F4555">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23931D77">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6CEC4DBA">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光伏逆变器有功功率控制事件</w:t>
            </w:r>
          </w:p>
        </w:tc>
        <w:tc>
          <w:tcPr>
            <w:tcW w:w="2730" w:type="dxa"/>
            <w:tcBorders>
              <w:right w:val="single" w:color="000000" w:sz="6" w:space="0"/>
            </w:tcBorders>
            <w:vAlign w:val="center"/>
          </w:tcPr>
          <w:p w14:paraId="7638BCB7">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2C1DD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2F7BFBD1">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60AD7F8E">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4AC547B7">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光伏逆变器无功功率控制事件</w:t>
            </w:r>
          </w:p>
        </w:tc>
        <w:tc>
          <w:tcPr>
            <w:tcW w:w="2730" w:type="dxa"/>
            <w:tcBorders>
              <w:right w:val="single" w:color="000000" w:sz="6" w:space="0"/>
            </w:tcBorders>
            <w:vAlign w:val="center"/>
          </w:tcPr>
          <w:p w14:paraId="044F6C3F">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25369C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31A5394D">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05F14A75">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6D4CC68C">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光伏逆变器功率因数控制事件</w:t>
            </w:r>
          </w:p>
        </w:tc>
        <w:tc>
          <w:tcPr>
            <w:tcW w:w="2730" w:type="dxa"/>
            <w:tcBorders>
              <w:right w:val="single" w:color="000000" w:sz="6" w:space="0"/>
            </w:tcBorders>
            <w:vAlign w:val="center"/>
          </w:tcPr>
          <w:p w14:paraId="7CD8996B">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037199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60F687E6">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3BF3BF74">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3926F9DA">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光伏逆变器通信异常事件</w:t>
            </w:r>
          </w:p>
        </w:tc>
        <w:tc>
          <w:tcPr>
            <w:tcW w:w="2730" w:type="dxa"/>
            <w:tcBorders>
              <w:right w:val="single" w:color="000000" w:sz="6" w:space="0"/>
            </w:tcBorders>
            <w:vAlign w:val="center"/>
          </w:tcPr>
          <w:p w14:paraId="26BB1CBB">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3E9349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5E5BBFFE">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253FCF96">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4D232C81">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时段控制事件</w:t>
            </w:r>
          </w:p>
        </w:tc>
        <w:tc>
          <w:tcPr>
            <w:tcW w:w="2730" w:type="dxa"/>
            <w:tcBorders>
              <w:right w:val="single" w:color="000000" w:sz="6" w:space="0"/>
            </w:tcBorders>
            <w:vAlign w:val="center"/>
          </w:tcPr>
          <w:p w14:paraId="279EFB21">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2E84A2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759F5A89">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vAlign w:val="center"/>
          </w:tcPr>
          <w:p w14:paraId="231FB661">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vAlign w:val="center"/>
          </w:tcPr>
          <w:p w14:paraId="4A95FF34">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校时事件</w:t>
            </w:r>
          </w:p>
        </w:tc>
        <w:tc>
          <w:tcPr>
            <w:tcW w:w="2730" w:type="dxa"/>
            <w:tcBorders>
              <w:right w:val="single" w:color="000000" w:sz="6" w:space="0"/>
            </w:tcBorders>
            <w:vAlign w:val="center"/>
          </w:tcPr>
          <w:p w14:paraId="190E6600">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r w14:paraId="04618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bottom w:val="single" w:color="000000" w:sz="6" w:space="0"/>
            </w:tcBorders>
            <w:vAlign w:val="center"/>
          </w:tcPr>
          <w:p w14:paraId="3C6E0A01">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1187" w:type="dxa"/>
            <w:vMerge w:val="continue"/>
            <w:tcBorders>
              <w:bottom w:val="single" w:color="000000" w:sz="6" w:space="0"/>
            </w:tcBorders>
            <w:vAlign w:val="center"/>
          </w:tcPr>
          <w:p w14:paraId="29C5BA02">
            <w:pPr>
              <w:spacing w:line="240" w:lineRule="auto"/>
              <w:ind w:firstLine="0" w:firstLineChars="0"/>
              <w:jc w:val="center"/>
              <w:rPr>
                <w:rFonts w:asciiTheme="minorEastAsia" w:hAnsiTheme="minorEastAsia" w:eastAsiaTheme="minorEastAsia" w:cstheme="minorEastAsia"/>
                <w:color w:val="000000" w:themeColor="text1"/>
                <w:spacing w:val="-4"/>
                <w:sz w:val="18"/>
                <w14:textFill>
                  <w14:solidFill>
                    <w14:schemeClr w14:val="tx1"/>
                  </w14:solidFill>
                </w14:textFill>
              </w:rPr>
            </w:pPr>
          </w:p>
        </w:tc>
        <w:tc>
          <w:tcPr>
            <w:tcW w:w="3291" w:type="dxa"/>
            <w:tcBorders>
              <w:bottom w:val="single" w:color="000000" w:sz="6" w:space="0"/>
            </w:tcBorders>
            <w:vAlign w:val="center"/>
          </w:tcPr>
          <w:p w14:paraId="02EBF331">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电表清零事件</w:t>
            </w:r>
          </w:p>
        </w:tc>
        <w:tc>
          <w:tcPr>
            <w:tcW w:w="2730" w:type="dxa"/>
            <w:tcBorders>
              <w:bottom w:val="single" w:color="000000" w:sz="6" w:space="0"/>
              <w:right w:val="single" w:color="000000" w:sz="6" w:space="0"/>
            </w:tcBorders>
            <w:vAlign w:val="center"/>
          </w:tcPr>
          <w:p w14:paraId="06CAA9BE">
            <w:pPr>
              <w:pStyle w:val="25"/>
              <w:spacing w:line="240" w:lineRule="auto"/>
              <w:ind w:firstLine="0" w:firstLineChars="0"/>
              <w:jc w:val="center"/>
              <w:rPr>
                <w:rFonts w:asciiTheme="minorEastAsia" w:hAnsiTheme="minorEastAsia" w:eastAsiaTheme="minorEastAsia" w:cstheme="minorEastAsia"/>
                <w:color w:val="000000" w:themeColor="text1"/>
                <w:spacing w:val="-4"/>
                <w:szCs w:val="20"/>
                <w:lang w:eastAsia="zh-CN"/>
                <w14:textFill>
                  <w14:solidFill>
                    <w14:schemeClr w14:val="tx1"/>
                  </w14:solidFill>
                </w14:textFill>
              </w:rPr>
            </w:pPr>
            <w:r>
              <w:rPr>
                <w:rFonts w:hint="eastAsia" w:asciiTheme="minorEastAsia" w:hAnsiTheme="minorEastAsia" w:eastAsiaTheme="minorEastAsia" w:cstheme="minorEastAsia"/>
                <w:color w:val="000000" w:themeColor="text1"/>
                <w:spacing w:val="-4"/>
                <w:szCs w:val="20"/>
                <w:lang w:eastAsia="zh-CN"/>
                <w14:textFill>
                  <w14:solidFill>
                    <w14:schemeClr w14:val="tx1"/>
                  </w14:solidFill>
                </w14:textFill>
              </w:rPr>
              <w:t>按需采集或上报</w:t>
            </w:r>
          </w:p>
        </w:tc>
      </w:tr>
    </w:tbl>
    <w:p w14:paraId="13349C3D">
      <w:pPr>
        <w:pStyle w:val="4"/>
        <w:numPr>
          <w:ilvl w:val="2"/>
          <w:numId w:val="0"/>
        </w:numPr>
        <w:tabs>
          <w:tab w:val="left" w:pos="1023"/>
        </w:tabs>
        <w:spacing w:before="159"/>
        <w:rPr>
          <w:rFonts w:cs="宋体" w:asciiTheme="minorHAnsi" w:hAnsiTheme="minorHAnsi"/>
          <w:color w:val="000000" w:themeColor="text1"/>
          <w:szCs w:val="21"/>
          <w14:textFill>
            <w14:solidFill>
              <w14:schemeClr w14:val="tx1"/>
            </w14:solidFill>
          </w14:textFill>
        </w:rPr>
      </w:pPr>
      <w:bookmarkStart w:id="175" w:name="_Toc28574"/>
      <w:bookmarkStart w:id="176" w:name="_Toc16352"/>
      <w:bookmarkStart w:id="177" w:name="_Toc6535"/>
      <w:bookmarkStart w:id="178" w:name="_Toc18257"/>
      <w:bookmarkStart w:id="179" w:name="_Toc16459"/>
      <w:r>
        <w:rPr>
          <w:rFonts w:hint="eastAsia" w:cs="宋体" w:asciiTheme="minorHAnsi" w:hAnsiTheme="minorHAnsi"/>
          <w:color w:val="000000" w:themeColor="text1"/>
          <w:szCs w:val="21"/>
          <w14:textFill>
            <w14:solidFill>
              <w14:schemeClr w14:val="tx1"/>
            </w14:solidFill>
          </w14:textFill>
        </w:rPr>
        <w:t>4.8.1 单相电压采样</w:t>
      </w:r>
      <w:bookmarkEnd w:id="175"/>
      <w:bookmarkEnd w:id="176"/>
      <w:bookmarkEnd w:id="177"/>
      <w:bookmarkEnd w:id="178"/>
      <w:bookmarkEnd w:id="179"/>
    </w:p>
    <w:p w14:paraId="23CFB0C6">
      <w:pPr>
        <w:spacing w:line="560" w:lineRule="exact"/>
        <w:ind w:firstLineChars="0"/>
        <w:rPr>
          <w:rFonts w:ascii="宋体" w:hAnsi="宋体"/>
        </w:rPr>
      </w:pPr>
      <w:r>
        <w:rPr>
          <w:rFonts w:hint="eastAsia" w:ascii="宋体" w:hAnsi="宋体"/>
        </w:rPr>
        <w:t>协议转换单元应具备单相电压采样功能，测量电压准确度为 1.0 级，误差极限为±2%。影响量引起的改变量应满足</w:t>
      </w:r>
      <w:r>
        <w:fldChar w:fldCharType="begin"/>
      </w:r>
      <w:r>
        <w:instrText xml:space="preserve"> REF _Ref21554  \* MERGEFORMAT</w:instrText>
      </w:r>
      <w:r>
        <w:fldChar w:fldCharType="separate"/>
      </w:r>
      <w:r>
        <w:rPr>
          <w:rFonts w:hint="eastAsia" w:ascii="宋体" w:hAnsi="宋体"/>
        </w:rPr>
        <w:t>表 6</w:t>
      </w:r>
      <w:r>
        <w:rPr>
          <w:rFonts w:hint="eastAsia" w:ascii="宋体" w:hAnsi="宋体"/>
        </w:rPr>
        <w:fldChar w:fldCharType="end"/>
      </w:r>
      <w:r>
        <w:rPr>
          <w:rFonts w:hint="eastAsia" w:ascii="宋体" w:hAnsi="宋体"/>
        </w:rPr>
        <w:t>的要求。</w:t>
      </w:r>
    </w:p>
    <w:p w14:paraId="1805FAD8">
      <w:pPr>
        <w:pStyle w:val="7"/>
        <w:rPr>
          <w:color w:val="000000" w:themeColor="text1"/>
          <w14:textFill>
            <w14:solidFill>
              <w14:schemeClr w14:val="tx1"/>
            </w14:solidFill>
          </w14:textFill>
        </w:rPr>
      </w:pPr>
      <w:bookmarkStart w:id="180" w:name="_Ref2155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bookmarkEnd w:id="180"/>
      <w:r>
        <w:rPr>
          <w:rFonts w:hint="eastAsia"/>
          <w:color w:val="000000" w:themeColor="text1"/>
          <w14:textFill>
            <w14:solidFill>
              <w14:schemeClr w14:val="tx1"/>
            </w14:solidFill>
          </w14:textFill>
        </w:rPr>
        <w:t xml:space="preserve"> 影响量引起的改变量</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81"/>
        <w:gridCol w:w="3181"/>
        <w:gridCol w:w="3181"/>
      </w:tblGrid>
      <w:tr w14:paraId="260D3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9" w:hRule="atLeast"/>
          <w:jc w:val="center"/>
        </w:trPr>
        <w:tc>
          <w:tcPr>
            <w:tcW w:w="3181" w:type="dxa"/>
          </w:tcPr>
          <w:p w14:paraId="091CF8FE">
            <w:pPr>
              <w:pStyle w:val="24"/>
              <w:spacing w:before="113"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影响量</w:t>
            </w:r>
          </w:p>
        </w:tc>
        <w:tc>
          <w:tcPr>
            <w:tcW w:w="3181" w:type="dxa"/>
          </w:tcPr>
          <w:p w14:paraId="5FE94A1F">
            <w:pPr>
              <w:pStyle w:val="24"/>
              <w:spacing w:before="113"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使用范围极限</w:t>
            </w:r>
          </w:p>
        </w:tc>
        <w:tc>
          <w:tcPr>
            <w:tcW w:w="3181" w:type="dxa"/>
          </w:tcPr>
          <w:p w14:paraId="7A6D22B0">
            <w:pPr>
              <w:pStyle w:val="24"/>
              <w:spacing w:before="113" w:line="240" w:lineRule="auto"/>
              <w:ind w:left="674" w:right="665"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允许改变量</w:t>
            </w:r>
          </w:p>
        </w:tc>
      </w:tr>
      <w:tr w14:paraId="75701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265403AB">
            <w:pPr>
              <w:pStyle w:val="24"/>
              <w:spacing w:before="113"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环境温度</w:t>
            </w:r>
          </w:p>
        </w:tc>
        <w:tc>
          <w:tcPr>
            <w:tcW w:w="3181" w:type="dxa"/>
          </w:tcPr>
          <w:p w14:paraId="0FAAE75D">
            <w:pPr>
              <w:pStyle w:val="24"/>
              <w:spacing w:before="113" w:line="240" w:lineRule="auto"/>
              <w:ind w:left="674" w:right="664"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C2</w:t>
            </w:r>
            <w:r>
              <w:rPr>
                <w:color w:val="000000" w:themeColor="text1"/>
                <w:sz w:val="18"/>
                <w14:textFill>
                  <w14:solidFill>
                    <w14:schemeClr w14:val="tx1"/>
                  </w14:solidFill>
                </w14:textFill>
              </w:rPr>
              <w:t>、</w:t>
            </w:r>
            <w:r>
              <w:rPr>
                <w:rFonts w:ascii="Times New Roman" w:eastAsia="Times New Roman"/>
                <w:color w:val="000000" w:themeColor="text1"/>
                <w:sz w:val="18"/>
                <w14:textFill>
                  <w14:solidFill>
                    <w14:schemeClr w14:val="tx1"/>
                  </w14:solidFill>
                </w14:textFill>
              </w:rPr>
              <w:t>C3</w:t>
            </w:r>
            <w:r>
              <w:rPr>
                <w:rFonts w:ascii="Times New Roman" w:eastAsia="Times New Roman"/>
                <w:color w:val="000000" w:themeColor="text1"/>
                <w:spacing w:val="-3"/>
                <w:sz w:val="18"/>
                <w14:textFill>
                  <w14:solidFill>
                    <w14:schemeClr w14:val="tx1"/>
                  </w14:solidFill>
                </w14:textFill>
              </w:rPr>
              <w:t xml:space="preserve"> </w:t>
            </w:r>
            <w:r>
              <w:rPr>
                <w:color w:val="000000" w:themeColor="text1"/>
                <w:spacing w:val="-15"/>
                <w:sz w:val="18"/>
                <w14:textFill>
                  <w14:solidFill>
                    <w14:schemeClr w14:val="tx1"/>
                  </w14:solidFill>
                </w14:textFill>
              </w:rPr>
              <w:t xml:space="preserve">级或 </w:t>
            </w:r>
            <w:r>
              <w:rPr>
                <w:rFonts w:ascii="Times New Roman" w:eastAsia="Times New Roman"/>
                <w:color w:val="000000" w:themeColor="text1"/>
                <w:sz w:val="18"/>
                <w14:textFill>
                  <w14:solidFill>
                    <w14:schemeClr w14:val="tx1"/>
                  </w14:solidFill>
                </w14:textFill>
              </w:rPr>
              <w:t>CX</w:t>
            </w:r>
            <w:r>
              <w:rPr>
                <w:rFonts w:ascii="Times New Roman" w:eastAsia="Times New Roman"/>
                <w:color w:val="000000" w:themeColor="text1"/>
                <w:spacing w:val="-1"/>
                <w:sz w:val="18"/>
                <w14:textFill>
                  <w14:solidFill>
                    <w14:schemeClr w14:val="tx1"/>
                  </w14:solidFill>
                </w14:textFill>
              </w:rPr>
              <w:t xml:space="preserve"> </w:t>
            </w:r>
            <w:r>
              <w:rPr>
                <w:color w:val="000000" w:themeColor="text1"/>
                <w:spacing w:val="-10"/>
                <w:sz w:val="18"/>
                <w14:textFill>
                  <w14:solidFill>
                    <w14:schemeClr w14:val="tx1"/>
                  </w14:solidFill>
                </w14:textFill>
              </w:rPr>
              <w:t>级</w:t>
            </w:r>
          </w:p>
        </w:tc>
        <w:tc>
          <w:tcPr>
            <w:tcW w:w="3181" w:type="dxa"/>
          </w:tcPr>
          <w:p w14:paraId="2A1AFEE9">
            <w:pPr>
              <w:pStyle w:val="24"/>
              <w:spacing w:before="122" w:line="240" w:lineRule="auto"/>
              <w:ind w:left="674" w:right="66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100%</w:t>
            </w:r>
          </w:p>
        </w:tc>
      </w:tr>
      <w:tr w14:paraId="09B75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533B20E4">
            <w:pPr>
              <w:pStyle w:val="24"/>
              <w:spacing w:before="112"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电源电压</w:t>
            </w:r>
          </w:p>
        </w:tc>
        <w:tc>
          <w:tcPr>
            <w:tcW w:w="3181" w:type="dxa"/>
          </w:tcPr>
          <w:p w14:paraId="640D6A5F">
            <w:pPr>
              <w:pStyle w:val="24"/>
              <w:spacing w:before="111" w:line="240" w:lineRule="auto"/>
              <w:ind w:left="674" w:right="665" w:firstLine="0" w:firstLineChars="0"/>
              <w:jc w:val="center"/>
              <w:rPr>
                <w:rFonts w:ascii="Times New Roman" w:hAnsi="Times New Roman" w:eastAsia="Times New Roman"/>
                <w:color w:val="000000" w:themeColor="text1"/>
                <w:sz w:val="18"/>
                <w14:textFill>
                  <w14:solidFill>
                    <w14:schemeClr w14:val="tx1"/>
                  </w14:solidFill>
                </w14:textFill>
              </w:rPr>
            </w:pPr>
            <w:r>
              <w:rPr>
                <w:rFonts w:ascii="Symbol" w:hAnsi="Symbol" w:eastAsia="Symbol"/>
                <w:color w:val="000000" w:themeColor="text1"/>
                <w:spacing w:val="-2"/>
                <w:sz w:val="18"/>
                <w14:textFill>
                  <w14:solidFill>
                    <w14:schemeClr w14:val="tx1"/>
                  </w14:solidFill>
                </w14:textFill>
              </w:rPr>
              <w:sym w:font="Symbol" w:char="F02D"/>
            </w:r>
            <w:r>
              <w:rPr>
                <w:rFonts w:ascii="Times New Roman" w:hAnsi="Times New Roman" w:eastAsia="Times New Roman"/>
                <w:color w:val="000000" w:themeColor="text1"/>
                <w:spacing w:val="-2"/>
                <w:sz w:val="18"/>
                <w14:textFill>
                  <w14:solidFill>
                    <w14:schemeClr w14:val="tx1"/>
                  </w14:solidFill>
                </w14:textFill>
              </w:rPr>
              <w:t>20%</w:t>
            </w:r>
            <w:r>
              <w:rPr>
                <w:color w:val="000000" w:themeColor="text1"/>
                <w:spacing w:val="-2"/>
                <w:sz w:val="18"/>
                <w14:textFill>
                  <w14:solidFill>
                    <w14:schemeClr w14:val="tx1"/>
                  </w14:solidFill>
                </w14:textFill>
              </w:rPr>
              <w:t>～＋</w:t>
            </w:r>
            <w:r>
              <w:rPr>
                <w:rFonts w:ascii="Times New Roman" w:hAnsi="Times New Roman" w:eastAsia="Times New Roman"/>
                <w:color w:val="000000" w:themeColor="text1"/>
                <w:spacing w:val="-2"/>
                <w:sz w:val="18"/>
                <w14:textFill>
                  <w14:solidFill>
                    <w14:schemeClr w14:val="tx1"/>
                  </w14:solidFill>
                </w14:textFill>
              </w:rPr>
              <w:t>50%</w:t>
            </w:r>
          </w:p>
        </w:tc>
        <w:tc>
          <w:tcPr>
            <w:tcW w:w="3181" w:type="dxa"/>
          </w:tcPr>
          <w:p w14:paraId="53EE9B14">
            <w:pPr>
              <w:pStyle w:val="24"/>
              <w:spacing w:before="121" w:line="240" w:lineRule="auto"/>
              <w:ind w:left="674" w:right="66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100%</w:t>
            </w:r>
          </w:p>
        </w:tc>
      </w:tr>
      <w:tr w14:paraId="35B35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46D2CC96">
            <w:pPr>
              <w:pStyle w:val="24"/>
              <w:spacing w:before="112"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被测量的超量限值</w:t>
            </w:r>
          </w:p>
        </w:tc>
        <w:tc>
          <w:tcPr>
            <w:tcW w:w="3181" w:type="dxa"/>
          </w:tcPr>
          <w:p w14:paraId="29F46817">
            <w:pPr>
              <w:pStyle w:val="24"/>
              <w:spacing w:before="121" w:line="240" w:lineRule="auto"/>
              <w:ind w:left="674" w:right="66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150%</w:t>
            </w:r>
          </w:p>
        </w:tc>
        <w:tc>
          <w:tcPr>
            <w:tcW w:w="3181" w:type="dxa"/>
          </w:tcPr>
          <w:p w14:paraId="4D39EA8A">
            <w:pPr>
              <w:pStyle w:val="24"/>
              <w:spacing w:before="121" w:line="240" w:lineRule="auto"/>
              <w:ind w:left="674" w:right="664"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50%</w:t>
            </w:r>
          </w:p>
        </w:tc>
      </w:tr>
      <w:tr w14:paraId="3584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0FD2729B">
            <w:pPr>
              <w:pStyle w:val="24"/>
              <w:spacing w:before="112"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射频场感应传导抗扰度</w:t>
            </w:r>
          </w:p>
        </w:tc>
        <w:tc>
          <w:tcPr>
            <w:tcW w:w="3181" w:type="dxa"/>
          </w:tcPr>
          <w:p w14:paraId="0DAEC2FF">
            <w:pPr>
              <w:pStyle w:val="24"/>
              <w:spacing w:before="112" w:line="240" w:lineRule="auto"/>
              <w:ind w:left="8"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w:t>
            </w:r>
          </w:p>
        </w:tc>
        <w:tc>
          <w:tcPr>
            <w:tcW w:w="3181" w:type="dxa"/>
          </w:tcPr>
          <w:p w14:paraId="60C88609">
            <w:pPr>
              <w:pStyle w:val="24"/>
              <w:spacing w:before="121" w:line="240" w:lineRule="auto"/>
              <w:ind w:left="674" w:right="66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200%</w:t>
            </w:r>
          </w:p>
        </w:tc>
      </w:tr>
      <w:tr w14:paraId="305D3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jc w:val="center"/>
        </w:trPr>
        <w:tc>
          <w:tcPr>
            <w:tcW w:w="3181" w:type="dxa"/>
          </w:tcPr>
          <w:p w14:paraId="22B3D104">
            <w:pPr>
              <w:pStyle w:val="24"/>
              <w:spacing w:before="112"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电快速脉冲群抗扰度</w:t>
            </w:r>
          </w:p>
        </w:tc>
        <w:tc>
          <w:tcPr>
            <w:tcW w:w="3181" w:type="dxa"/>
          </w:tcPr>
          <w:p w14:paraId="4C194F6A">
            <w:pPr>
              <w:pStyle w:val="24"/>
              <w:spacing w:before="112" w:line="240" w:lineRule="auto"/>
              <w:ind w:left="8"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w:t>
            </w:r>
          </w:p>
        </w:tc>
        <w:tc>
          <w:tcPr>
            <w:tcW w:w="3181" w:type="dxa"/>
          </w:tcPr>
          <w:p w14:paraId="3182F247">
            <w:pPr>
              <w:pStyle w:val="24"/>
              <w:spacing w:before="121" w:line="240" w:lineRule="auto"/>
              <w:ind w:left="674" w:right="66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200%</w:t>
            </w:r>
          </w:p>
        </w:tc>
      </w:tr>
      <w:tr w14:paraId="7ADB3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jc w:val="center"/>
        </w:trPr>
        <w:tc>
          <w:tcPr>
            <w:tcW w:w="3181" w:type="dxa"/>
          </w:tcPr>
          <w:p w14:paraId="37DBCE88">
            <w:pPr>
              <w:pStyle w:val="24"/>
              <w:spacing w:before="113" w:line="240" w:lineRule="auto"/>
              <w:ind w:left="674" w:right="666"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工频磁场抗扰度</w:t>
            </w:r>
          </w:p>
        </w:tc>
        <w:tc>
          <w:tcPr>
            <w:tcW w:w="3181" w:type="dxa"/>
          </w:tcPr>
          <w:p w14:paraId="60D22AB8">
            <w:pPr>
              <w:pStyle w:val="24"/>
              <w:spacing w:before="113" w:line="240" w:lineRule="auto"/>
              <w:ind w:left="8"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w:t>
            </w:r>
          </w:p>
        </w:tc>
        <w:tc>
          <w:tcPr>
            <w:tcW w:w="3181" w:type="dxa"/>
          </w:tcPr>
          <w:p w14:paraId="51581D23">
            <w:pPr>
              <w:pStyle w:val="24"/>
              <w:spacing w:before="122" w:line="240" w:lineRule="auto"/>
              <w:ind w:left="674" w:right="66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4"/>
                <w:sz w:val="18"/>
                <w14:textFill>
                  <w14:solidFill>
                    <w14:schemeClr w14:val="tx1"/>
                  </w14:solidFill>
                </w14:textFill>
              </w:rPr>
              <w:t>200%</w:t>
            </w:r>
          </w:p>
        </w:tc>
      </w:tr>
    </w:tbl>
    <w:p w14:paraId="49FD7F43">
      <w:pPr>
        <w:pStyle w:val="4"/>
        <w:numPr>
          <w:ilvl w:val="2"/>
          <w:numId w:val="0"/>
        </w:numPr>
        <w:tabs>
          <w:tab w:val="left" w:pos="1023"/>
        </w:tabs>
        <w:rPr>
          <w:color w:val="000000" w:themeColor="text1"/>
          <w14:textFill>
            <w14:solidFill>
              <w14:schemeClr w14:val="tx1"/>
            </w14:solidFill>
          </w14:textFill>
        </w:rPr>
      </w:pPr>
      <w:bookmarkStart w:id="181" w:name="_Toc27904"/>
      <w:bookmarkStart w:id="182" w:name="_Toc22376"/>
      <w:bookmarkStart w:id="183" w:name="_Toc18553"/>
      <w:bookmarkStart w:id="184" w:name="_Toc20803"/>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 xml:space="preserve">.8.2 </w:t>
      </w:r>
      <w:r>
        <w:rPr>
          <w:color w:val="000000" w:themeColor="text1"/>
          <w14:textFill>
            <w14:solidFill>
              <w14:schemeClr w14:val="tx1"/>
            </w14:solidFill>
          </w14:textFill>
        </w:rPr>
        <w:t>事件记录</w:t>
      </w:r>
      <w:bookmarkEnd w:id="181"/>
      <w:bookmarkEnd w:id="182"/>
      <w:bookmarkEnd w:id="183"/>
      <w:bookmarkEnd w:id="184"/>
    </w:p>
    <w:p w14:paraId="10140AB5">
      <w:pPr>
        <w:spacing w:line="560" w:lineRule="exact"/>
        <w:ind w:firstLineChars="0"/>
        <w:rPr>
          <w:rFonts w:ascii="宋体" w:hAnsi="宋体"/>
        </w:rPr>
      </w:pPr>
      <w:r>
        <w:rPr>
          <w:rFonts w:hint="eastAsia" w:ascii="宋体" w:hAnsi="宋体"/>
        </w:rPr>
        <w:t>协议转换单元事件记录功能应满足以下要求：</w:t>
      </w:r>
    </w:p>
    <w:p w14:paraId="7022682A">
      <w:pPr>
        <w:spacing w:line="560" w:lineRule="exact"/>
        <w:ind w:firstLineChars="0"/>
        <w:rPr>
          <w:rFonts w:ascii="宋体" w:hAnsi="宋体"/>
        </w:rPr>
      </w:pPr>
      <w:r>
        <w:rPr>
          <w:rFonts w:hint="eastAsia" w:ascii="宋体" w:hAnsi="宋体"/>
        </w:rPr>
        <w:t>1）应记录电压越限事件总次数，最近 100 次发生时刻、电压数据；</w:t>
      </w:r>
    </w:p>
    <w:p w14:paraId="38D8223D">
      <w:pPr>
        <w:spacing w:line="560" w:lineRule="exact"/>
        <w:ind w:firstLineChars="0"/>
        <w:rPr>
          <w:rFonts w:ascii="宋体" w:hAnsi="宋体"/>
        </w:rPr>
      </w:pPr>
      <w:r>
        <w:rPr>
          <w:rFonts w:hint="eastAsia" w:ascii="宋体" w:hAnsi="宋体"/>
        </w:rPr>
        <w:t>2）光伏逆变器开关机控制事件，最近 100 次控制发生时刻、控制信息；</w:t>
      </w:r>
    </w:p>
    <w:p w14:paraId="29824C33">
      <w:pPr>
        <w:spacing w:line="560" w:lineRule="exact"/>
        <w:ind w:firstLineChars="0"/>
        <w:rPr>
          <w:rFonts w:ascii="宋体" w:hAnsi="宋体"/>
        </w:rPr>
      </w:pPr>
      <w:r>
        <w:rPr>
          <w:rFonts w:hint="eastAsia" w:ascii="宋体" w:hAnsi="宋体"/>
        </w:rPr>
        <w:t>3）光伏逆变器有功功率控制事件，最近 100 次控制发生时刻、控制信息；</w:t>
      </w:r>
    </w:p>
    <w:p w14:paraId="3AAAB922">
      <w:pPr>
        <w:spacing w:line="560" w:lineRule="exact"/>
        <w:ind w:firstLineChars="0"/>
        <w:rPr>
          <w:rFonts w:ascii="宋体" w:hAnsi="宋体"/>
        </w:rPr>
      </w:pPr>
      <w:r>
        <w:rPr>
          <w:rFonts w:hint="eastAsia" w:ascii="宋体" w:hAnsi="宋体"/>
        </w:rPr>
        <w:t>4）光伏逆变器无功功率控制事件，最近 100 次控制发生时刻、控制信息；</w:t>
      </w:r>
    </w:p>
    <w:p w14:paraId="667F0484">
      <w:pPr>
        <w:spacing w:line="560" w:lineRule="exact"/>
        <w:ind w:firstLineChars="0"/>
        <w:rPr>
          <w:rFonts w:ascii="宋体" w:hAnsi="宋体"/>
        </w:rPr>
      </w:pPr>
      <w:r>
        <w:rPr>
          <w:rFonts w:hint="eastAsia" w:ascii="宋体" w:hAnsi="宋体"/>
        </w:rPr>
        <w:t>5）光伏逆变器功率因数控制事件，最近 100 次控制发生时刻、控制信息；</w:t>
      </w:r>
    </w:p>
    <w:p w14:paraId="4DFAB318">
      <w:pPr>
        <w:spacing w:line="560" w:lineRule="exact"/>
        <w:ind w:firstLineChars="0"/>
        <w:rPr>
          <w:rFonts w:ascii="宋体" w:hAnsi="宋体"/>
        </w:rPr>
      </w:pPr>
      <w:r>
        <w:rPr>
          <w:rFonts w:hint="eastAsia" w:ascii="宋体" w:hAnsi="宋体"/>
        </w:rPr>
        <w:t>6）应记录光伏逆变器通信异常事件，最近 50 次通信异常发生时刻；</w:t>
      </w:r>
    </w:p>
    <w:p w14:paraId="00452D39">
      <w:pPr>
        <w:spacing w:line="560" w:lineRule="exact"/>
        <w:ind w:firstLineChars="0"/>
        <w:rPr>
          <w:rFonts w:ascii="宋体" w:hAnsi="宋体"/>
        </w:rPr>
      </w:pPr>
      <w:r>
        <w:rPr>
          <w:rFonts w:hint="eastAsia" w:ascii="宋体" w:hAnsi="宋体"/>
        </w:rPr>
        <w:t>7）应记录协议转换单元事件清零总次数，最近 50 次协议转换单元事件清零的发生时刻；</w:t>
      </w:r>
    </w:p>
    <w:p w14:paraId="27FC58DB">
      <w:pPr>
        <w:spacing w:line="560" w:lineRule="exact"/>
        <w:ind w:firstLineChars="0"/>
        <w:rPr>
          <w:rFonts w:ascii="宋体" w:hAnsi="宋体"/>
        </w:rPr>
      </w:pPr>
      <w:r>
        <w:rPr>
          <w:rFonts w:hint="eastAsia" w:ascii="宋体" w:hAnsi="宋体"/>
        </w:rPr>
        <w:t>8）应记录协议转换单元的软件在线升级总次数以及最近 50 次升级前、升级后版本信息；</w:t>
      </w:r>
    </w:p>
    <w:p w14:paraId="635B859D">
      <w:pPr>
        <w:spacing w:line="560" w:lineRule="exact"/>
        <w:ind w:firstLineChars="0"/>
        <w:rPr>
          <w:rFonts w:ascii="宋体" w:hAnsi="宋体"/>
        </w:rPr>
      </w:pPr>
      <w:r>
        <w:rPr>
          <w:rFonts w:hint="eastAsia" w:ascii="宋体" w:hAnsi="宋体"/>
        </w:rPr>
        <w:t>9）应记录协议转换单元的校时总次数以及最近 50 次校时前后的时刻。</w:t>
      </w:r>
    </w:p>
    <w:p w14:paraId="58F4387C">
      <w:pPr>
        <w:pStyle w:val="4"/>
        <w:numPr>
          <w:ilvl w:val="2"/>
          <w:numId w:val="0"/>
        </w:numPr>
        <w:tabs>
          <w:tab w:val="left" w:pos="1023"/>
        </w:tabs>
        <w:rPr>
          <w:color w:val="000000" w:themeColor="text1"/>
          <w14:textFill>
            <w14:solidFill>
              <w14:schemeClr w14:val="tx1"/>
            </w14:solidFill>
          </w14:textFill>
        </w:rPr>
      </w:pPr>
      <w:bookmarkStart w:id="185" w:name="_Toc23134"/>
      <w:bookmarkStart w:id="186" w:name="_Toc18971"/>
      <w:bookmarkStart w:id="187" w:name="_Toc3781"/>
      <w:bookmarkStart w:id="188" w:name="_Toc2703"/>
      <w:bookmarkStart w:id="189" w:name="_Toc22195"/>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14:textFill>
            <w14:solidFill>
              <w14:schemeClr w14:val="tx1"/>
            </w14:solidFill>
          </w14:textFill>
        </w:rPr>
        <w:t>.3参数设置和查询</w:t>
      </w:r>
      <w:bookmarkEnd w:id="185"/>
      <w:bookmarkEnd w:id="186"/>
      <w:bookmarkEnd w:id="187"/>
      <w:bookmarkEnd w:id="188"/>
      <w:bookmarkEnd w:id="189"/>
    </w:p>
    <w:p w14:paraId="108673DA">
      <w:pPr>
        <w:pStyle w:val="6"/>
        <w:ind w:left="0" w:firstLine="0" w:firstLineChars="0"/>
      </w:pPr>
      <w:r>
        <w:rPr>
          <w:rFonts w:hint="eastAsia"/>
        </w:rPr>
        <w:t>4.8.3.1时钟召测和对时</w:t>
      </w:r>
    </w:p>
    <w:p w14:paraId="7ECF243C">
      <w:pPr>
        <w:spacing w:line="560" w:lineRule="exact"/>
        <w:ind w:firstLineChars="0"/>
        <w:rPr>
          <w:rFonts w:ascii="宋体" w:hAnsi="宋体"/>
        </w:rPr>
      </w:pPr>
      <w:r>
        <w:rPr>
          <w:rFonts w:hint="eastAsia" w:ascii="宋体" w:hAnsi="宋体"/>
        </w:rPr>
        <w:t>协议转换单元时钟响应召测和对时应满足以下要求：</w:t>
      </w:r>
    </w:p>
    <w:p w14:paraId="317FDA21">
      <w:pPr>
        <w:spacing w:line="560" w:lineRule="exact"/>
        <w:ind w:firstLineChars="0"/>
        <w:rPr>
          <w:rFonts w:ascii="宋体" w:hAnsi="宋体"/>
        </w:rPr>
      </w:pPr>
      <w:r>
        <w:rPr>
          <w:rFonts w:hint="eastAsia" w:ascii="宋体" w:hAnsi="宋体"/>
        </w:rPr>
        <w:t>1）协议转换单元应有计时功能，日计时误差绝对值≤0.5s/24h；</w:t>
      </w:r>
    </w:p>
    <w:p w14:paraId="28ACF6AC">
      <w:pPr>
        <w:spacing w:line="560" w:lineRule="exact"/>
        <w:ind w:firstLineChars="0"/>
        <w:rPr>
          <w:rFonts w:ascii="宋体" w:hAnsi="宋体"/>
        </w:rPr>
      </w:pPr>
      <w:r>
        <w:rPr>
          <w:rFonts w:hint="eastAsia" w:ascii="宋体" w:hAnsi="宋体"/>
        </w:rPr>
        <w:t>2）协议转换单元可接收计量自动化终端或手持设备的时钟召测和对时命令，对时误差应小于10s。</w:t>
      </w:r>
    </w:p>
    <w:p w14:paraId="68452ED0">
      <w:pPr>
        <w:pStyle w:val="6"/>
        <w:ind w:left="0" w:firstLine="0" w:firstLineChars="0"/>
      </w:pPr>
      <w:r>
        <w:rPr>
          <w:rFonts w:hint="eastAsia"/>
        </w:rPr>
        <w:t>4.8.3.2参数设置</w:t>
      </w:r>
    </w:p>
    <w:p w14:paraId="70C3EAAD">
      <w:pPr>
        <w:spacing w:line="560" w:lineRule="exact"/>
        <w:ind w:firstLineChars="0"/>
        <w:rPr>
          <w:rFonts w:ascii="宋体" w:hAnsi="宋体"/>
        </w:rPr>
      </w:pPr>
      <w:r>
        <w:rPr>
          <w:rFonts w:hint="eastAsia" w:ascii="宋体" w:hAnsi="宋体"/>
        </w:rPr>
        <w:t>协议转换单元支持主站远程或手持设备进行参数设置与查询。</w:t>
      </w:r>
    </w:p>
    <w:p w14:paraId="77E8A30A">
      <w:pPr>
        <w:pStyle w:val="6"/>
        <w:ind w:left="0" w:firstLine="0" w:firstLineChars="0"/>
      </w:pPr>
      <w:r>
        <w:rPr>
          <w:rFonts w:hint="eastAsia"/>
        </w:rPr>
        <w:t>4.8.3.3位置信息设置与读取</w:t>
      </w:r>
    </w:p>
    <w:p w14:paraId="2314C950">
      <w:pPr>
        <w:spacing w:line="560" w:lineRule="exact"/>
        <w:ind w:firstLineChars="0"/>
        <w:rPr>
          <w:rFonts w:ascii="宋体" w:hAnsi="宋体"/>
        </w:rPr>
      </w:pPr>
      <w:r>
        <w:rPr>
          <w:rFonts w:hint="eastAsia" w:ascii="宋体" w:hAnsi="宋体"/>
        </w:rPr>
        <w:t>协议转换单元应具备地理位置信息的设置和读取功能。</w:t>
      </w:r>
    </w:p>
    <w:p w14:paraId="7E04E7C6">
      <w:pPr>
        <w:pStyle w:val="4"/>
        <w:numPr>
          <w:ilvl w:val="2"/>
          <w:numId w:val="0"/>
        </w:numPr>
        <w:tabs>
          <w:tab w:val="left" w:pos="1023"/>
        </w:tabs>
        <w:rPr>
          <w:color w:val="000000" w:themeColor="text1"/>
          <w14:textFill>
            <w14:solidFill>
              <w14:schemeClr w14:val="tx1"/>
            </w14:solidFill>
          </w14:textFill>
        </w:rPr>
      </w:pPr>
      <w:bookmarkStart w:id="190" w:name="_Toc23716"/>
      <w:bookmarkStart w:id="191" w:name="_Toc3160"/>
      <w:bookmarkStart w:id="192" w:name="_Toc25949"/>
      <w:bookmarkStart w:id="193" w:name="_Toc9572"/>
      <w:bookmarkStart w:id="194" w:name="_Toc12211"/>
      <w:r>
        <w:rPr>
          <w:rFonts w:hint="eastAsia"/>
          <w:color w:val="000000" w:themeColor="text1"/>
          <w14:textFill>
            <w14:solidFill>
              <w14:schemeClr w14:val="tx1"/>
            </w14:solidFill>
          </w14:textFill>
        </w:rPr>
        <w:t>4.8</w:t>
      </w:r>
      <w:r>
        <w:rPr>
          <w:color w:val="000000" w:themeColor="text1"/>
          <w14:textFill>
            <w14:solidFill>
              <w14:schemeClr w14:val="tx1"/>
            </w14:solidFill>
          </w14:textFill>
        </w:rPr>
        <w:t>.4本地功能</w:t>
      </w:r>
      <w:bookmarkEnd w:id="190"/>
      <w:bookmarkEnd w:id="191"/>
      <w:bookmarkEnd w:id="192"/>
      <w:bookmarkEnd w:id="193"/>
      <w:bookmarkEnd w:id="194"/>
    </w:p>
    <w:p w14:paraId="3FA68752">
      <w:pPr>
        <w:pStyle w:val="6"/>
        <w:ind w:left="0" w:firstLine="0" w:firstLineChars="0"/>
      </w:pPr>
      <w:r>
        <w:rPr>
          <w:rFonts w:hint="eastAsia"/>
        </w:rPr>
        <w:t>4.8.4.1状态指示</w:t>
      </w:r>
    </w:p>
    <w:p w14:paraId="3F7B4774">
      <w:pPr>
        <w:spacing w:line="560" w:lineRule="exact"/>
        <w:ind w:firstLineChars="0"/>
        <w:rPr>
          <w:rFonts w:ascii="宋体" w:hAnsi="宋体"/>
        </w:rPr>
      </w:pPr>
      <w:r>
        <w:rPr>
          <w:rFonts w:hint="eastAsia" w:ascii="宋体" w:hAnsi="宋体"/>
        </w:rPr>
        <w:t>协议转换单元应具备运行状态、维护状态、上行通信状态、下行通信状态、通信模块远程及本地通信状态等指示功能，具体状态指示应符合附录A要求。</w:t>
      </w:r>
    </w:p>
    <w:p w14:paraId="68099FC5">
      <w:pPr>
        <w:pStyle w:val="6"/>
        <w:ind w:left="0" w:firstLine="0" w:firstLineChars="0"/>
      </w:pPr>
      <w:r>
        <w:rPr>
          <w:rFonts w:hint="eastAsia"/>
        </w:rPr>
        <w:t>4.8.4.2本地维护接口</w:t>
      </w:r>
    </w:p>
    <w:p w14:paraId="489E235B">
      <w:pPr>
        <w:spacing w:line="560" w:lineRule="exact"/>
        <w:ind w:firstLineChars="0"/>
        <w:rPr>
          <w:rFonts w:ascii="宋体" w:hAnsi="宋体"/>
        </w:rPr>
      </w:pPr>
      <w:r>
        <w:rPr>
          <w:rFonts w:hint="eastAsia" w:ascii="宋体" w:hAnsi="宋体"/>
        </w:rPr>
        <w:t>协议转换单元提供本地维护接口，支持手持设备通过 RS-485Ⅰ 、蓝牙等方式设置协议转换单元参数，读取数据和运行日志，并有权限管理等安全措施，防止非授权人员操作。</w:t>
      </w:r>
    </w:p>
    <w:p w14:paraId="7E25EBCA">
      <w:pPr>
        <w:pStyle w:val="4"/>
        <w:numPr>
          <w:ilvl w:val="2"/>
          <w:numId w:val="0"/>
        </w:numPr>
        <w:tabs>
          <w:tab w:val="left" w:pos="1023"/>
        </w:tabs>
        <w:rPr>
          <w:color w:val="000000" w:themeColor="text1"/>
          <w14:textFill>
            <w14:solidFill>
              <w14:schemeClr w14:val="tx1"/>
            </w14:solidFill>
          </w14:textFill>
        </w:rPr>
      </w:pPr>
      <w:bookmarkStart w:id="195" w:name="_Toc14640"/>
      <w:bookmarkStart w:id="196" w:name="_Toc19102"/>
      <w:bookmarkStart w:id="197" w:name="_Toc4141"/>
      <w:bookmarkStart w:id="198" w:name="_Toc2529"/>
      <w:bookmarkStart w:id="199" w:name="_Toc5807"/>
      <w:r>
        <w:rPr>
          <w:rFonts w:hint="eastAsia"/>
          <w:color w:val="000000" w:themeColor="text1"/>
          <w14:textFill>
            <w14:solidFill>
              <w14:schemeClr w14:val="tx1"/>
            </w14:solidFill>
          </w14:textFill>
        </w:rPr>
        <w:t>4.8</w:t>
      </w:r>
      <w:r>
        <w:rPr>
          <w:color w:val="000000" w:themeColor="text1"/>
          <w14:textFill>
            <w14:solidFill>
              <w14:schemeClr w14:val="tx1"/>
            </w14:solidFill>
          </w14:textFill>
        </w:rPr>
        <w:t>.5数据传输</w:t>
      </w:r>
      <w:bookmarkEnd w:id="195"/>
      <w:bookmarkEnd w:id="196"/>
      <w:bookmarkEnd w:id="197"/>
      <w:bookmarkEnd w:id="198"/>
      <w:bookmarkEnd w:id="199"/>
    </w:p>
    <w:p w14:paraId="6E22A16E">
      <w:pPr>
        <w:pStyle w:val="6"/>
        <w:ind w:left="0" w:firstLine="0" w:firstLineChars="0"/>
      </w:pPr>
      <w:r>
        <w:rPr>
          <w:rFonts w:hint="eastAsia"/>
        </w:rPr>
        <w:t>4.8.5.1与计量自动化终端通信</w:t>
      </w:r>
    </w:p>
    <w:p w14:paraId="3DC2D3C4">
      <w:pPr>
        <w:spacing w:line="560" w:lineRule="exact"/>
        <w:ind w:firstLineChars="0"/>
        <w:rPr>
          <w:rFonts w:ascii="宋体" w:hAnsi="宋体"/>
        </w:rPr>
      </w:pPr>
      <w:r>
        <w:rPr>
          <w:rFonts w:hint="eastAsia" w:ascii="宋体" w:hAnsi="宋体"/>
        </w:rPr>
        <w:t>与计量自动化终端通信要求如下：</w:t>
      </w:r>
    </w:p>
    <w:p w14:paraId="5EFEC91B">
      <w:pPr>
        <w:spacing w:line="560" w:lineRule="exact"/>
        <w:ind w:firstLineChars="0"/>
        <w:rPr>
          <w:rFonts w:ascii="宋体" w:hAnsi="宋体"/>
        </w:rPr>
      </w:pPr>
      <w:r>
        <w:rPr>
          <w:rFonts w:hint="eastAsia" w:ascii="宋体" w:hAnsi="宋体"/>
        </w:rPr>
        <w:t>1）计量自动化终端可通过数据传输信道对协议转换单元设置参数、抄读数据、下发控制命令；</w:t>
      </w:r>
    </w:p>
    <w:p w14:paraId="26D0FF7E">
      <w:pPr>
        <w:spacing w:line="560" w:lineRule="exact"/>
        <w:ind w:firstLineChars="0"/>
        <w:rPr>
          <w:rFonts w:ascii="宋体" w:hAnsi="宋体"/>
        </w:rPr>
      </w:pPr>
      <w:r>
        <w:rPr>
          <w:rFonts w:hint="eastAsia" w:ascii="宋体" w:hAnsi="宋体"/>
        </w:rPr>
        <w:t>2）协议转换单元支持主动上报相关信息到计量自动化终端。</w:t>
      </w:r>
    </w:p>
    <w:p w14:paraId="3CEBB32F">
      <w:pPr>
        <w:pStyle w:val="6"/>
        <w:tabs>
          <w:tab w:val="left" w:pos="1232"/>
          <w:tab w:val="clear" w:pos="0"/>
        </w:tabs>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4.8</w:t>
      </w:r>
      <w:r>
        <w:rPr>
          <w:color w:val="000000" w:themeColor="text1"/>
          <w14:textFill>
            <w14:solidFill>
              <w14:schemeClr w14:val="tx1"/>
            </w14:solidFill>
          </w14:textFill>
        </w:rPr>
        <w:t>.5.2与光伏逆变器通信</w:t>
      </w:r>
    </w:p>
    <w:p w14:paraId="1B6B9382">
      <w:pPr>
        <w:spacing w:line="560" w:lineRule="exact"/>
        <w:ind w:firstLineChars="0"/>
        <w:rPr>
          <w:rFonts w:ascii="宋体" w:hAnsi="宋体"/>
        </w:rPr>
      </w:pPr>
      <w:r>
        <w:rPr>
          <w:rFonts w:hint="eastAsia" w:ascii="宋体" w:hAnsi="宋体"/>
        </w:rPr>
        <w:t>协议转换单元可通过 RS-485或无线通信方式与光伏逆变器进行数据交互，交互数据内容应符合附录 D 要求，可按需设置。支持锦浪科技、固德威、华为、阳光电源等主流光伏逆变器协议，见附录Ｇ。</w:t>
      </w:r>
    </w:p>
    <w:p w14:paraId="65FD8E02">
      <w:pPr>
        <w:pStyle w:val="4"/>
        <w:numPr>
          <w:ilvl w:val="2"/>
          <w:numId w:val="0"/>
        </w:numPr>
        <w:tabs>
          <w:tab w:val="left" w:pos="1023"/>
        </w:tabs>
        <w:rPr>
          <w:color w:val="000000" w:themeColor="text1"/>
          <w14:textFill>
            <w14:solidFill>
              <w14:schemeClr w14:val="tx1"/>
            </w14:solidFill>
          </w14:textFill>
        </w:rPr>
      </w:pPr>
      <w:bookmarkStart w:id="200" w:name="_Toc1543"/>
      <w:bookmarkStart w:id="201" w:name="_Toc21079"/>
      <w:bookmarkStart w:id="202" w:name="_Toc3573"/>
      <w:bookmarkStart w:id="203" w:name="_Toc10361"/>
      <w:bookmarkStart w:id="204" w:name="_Toc12702"/>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14:textFill>
            <w14:solidFill>
              <w14:schemeClr w14:val="tx1"/>
            </w14:solidFill>
          </w14:textFill>
        </w:rPr>
        <w:t>.6数据管理与存储</w:t>
      </w:r>
      <w:bookmarkEnd w:id="200"/>
      <w:bookmarkEnd w:id="201"/>
      <w:bookmarkEnd w:id="202"/>
      <w:bookmarkEnd w:id="203"/>
      <w:bookmarkEnd w:id="204"/>
    </w:p>
    <w:p w14:paraId="21CBCF94">
      <w:pPr>
        <w:pStyle w:val="6"/>
        <w:tabs>
          <w:tab w:val="left" w:pos="1232"/>
          <w:tab w:val="clear" w:pos="0"/>
        </w:tabs>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4.8</w:t>
      </w:r>
      <w:r>
        <w:rPr>
          <w:color w:val="000000" w:themeColor="text1"/>
          <w14:textFill>
            <w14:solidFill>
              <w14:schemeClr w14:val="tx1"/>
            </w14:solidFill>
          </w14:textFill>
        </w:rPr>
        <w:t>.6.1数据保持</w:t>
      </w:r>
    </w:p>
    <w:p w14:paraId="03B3EB1E">
      <w:pPr>
        <w:spacing w:line="560" w:lineRule="exact"/>
        <w:ind w:firstLineChars="0"/>
        <w:rPr>
          <w:rFonts w:ascii="宋体" w:hAnsi="宋体"/>
        </w:rPr>
      </w:pPr>
      <w:r>
        <w:rPr>
          <w:rFonts w:hint="eastAsia" w:ascii="宋体" w:hAnsi="宋体"/>
        </w:rPr>
        <w:t>对协议转换单元的升级等操作，不应影响历史数据。</w:t>
      </w:r>
    </w:p>
    <w:p w14:paraId="2BE09293">
      <w:pPr>
        <w:pStyle w:val="6"/>
        <w:tabs>
          <w:tab w:val="left" w:pos="1232"/>
          <w:tab w:val="clear" w:pos="0"/>
        </w:tabs>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4.8</w:t>
      </w:r>
      <w:r>
        <w:rPr>
          <w:color w:val="000000" w:themeColor="text1"/>
          <w14:textFill>
            <w14:solidFill>
              <w14:schemeClr w14:val="tx1"/>
            </w14:solidFill>
          </w14:textFill>
        </w:rPr>
        <w:t>.6.2存储要求</w:t>
      </w:r>
    </w:p>
    <w:p w14:paraId="2E98F50B">
      <w:pPr>
        <w:spacing w:line="560" w:lineRule="exact"/>
        <w:ind w:firstLineChars="0"/>
        <w:rPr>
          <w:rFonts w:ascii="宋体" w:hAnsi="宋体"/>
        </w:rPr>
      </w:pPr>
      <w:r>
        <w:rPr>
          <w:rFonts w:hint="eastAsia" w:ascii="宋体" w:hAnsi="宋体"/>
        </w:rPr>
        <w:t>协议转换单元存储应符合以下要求：</w:t>
      </w:r>
    </w:p>
    <w:p w14:paraId="364CA8E9">
      <w:pPr>
        <w:spacing w:line="560" w:lineRule="exact"/>
        <w:ind w:firstLineChars="0"/>
        <w:rPr>
          <w:rFonts w:ascii="宋体" w:hAnsi="宋体"/>
        </w:rPr>
      </w:pPr>
      <w:r>
        <w:rPr>
          <w:rFonts w:hint="eastAsia" w:ascii="宋体" w:hAnsi="宋体"/>
        </w:rPr>
        <w:t>1）数据存储容量不低于 8MByte；</w:t>
      </w:r>
    </w:p>
    <w:p w14:paraId="6704CCEF">
      <w:pPr>
        <w:spacing w:line="560" w:lineRule="exact"/>
        <w:ind w:firstLineChars="0"/>
        <w:rPr>
          <w:rFonts w:ascii="宋体" w:hAnsi="宋体"/>
        </w:rPr>
      </w:pPr>
      <w:r>
        <w:rPr>
          <w:rFonts w:hint="eastAsia" w:ascii="宋体" w:hAnsi="宋体"/>
        </w:rPr>
        <w:t>2）应支持分类存储各类数据；</w:t>
      </w:r>
    </w:p>
    <w:p w14:paraId="085FFF19">
      <w:pPr>
        <w:spacing w:line="560" w:lineRule="exact"/>
        <w:ind w:firstLineChars="0"/>
        <w:rPr>
          <w:rFonts w:ascii="宋体" w:hAnsi="宋体"/>
        </w:rPr>
      </w:pPr>
      <w:r>
        <w:rPr>
          <w:rFonts w:hint="eastAsia" w:ascii="宋体" w:hAnsi="宋体"/>
        </w:rPr>
        <w:t>3）当存储容量不足时，应按照“先入先出”的原则，确保新数据的正确存储。</w:t>
      </w:r>
    </w:p>
    <w:p w14:paraId="5DF7A9B4">
      <w:pPr>
        <w:pStyle w:val="4"/>
        <w:numPr>
          <w:ilvl w:val="2"/>
          <w:numId w:val="0"/>
        </w:numPr>
        <w:tabs>
          <w:tab w:val="left" w:pos="1023"/>
        </w:tabs>
        <w:rPr>
          <w:color w:val="000000" w:themeColor="text1"/>
          <w14:textFill>
            <w14:solidFill>
              <w14:schemeClr w14:val="tx1"/>
            </w14:solidFill>
          </w14:textFill>
        </w:rPr>
      </w:pPr>
      <w:bookmarkStart w:id="205" w:name="_Toc26490"/>
      <w:bookmarkStart w:id="206" w:name="_Toc23287"/>
      <w:bookmarkStart w:id="207" w:name="_Toc1602"/>
      <w:bookmarkStart w:id="208" w:name="_Toc31704"/>
      <w:bookmarkStart w:id="209" w:name="_Toc28633"/>
      <w:r>
        <w:rPr>
          <w:rFonts w:hint="eastAsia"/>
          <w:color w:val="000000" w:themeColor="text1"/>
          <w14:textFill>
            <w14:solidFill>
              <w14:schemeClr w14:val="tx1"/>
            </w14:solidFill>
          </w14:textFill>
        </w:rPr>
        <w:t>4.8</w:t>
      </w:r>
      <w:r>
        <w:rPr>
          <w:color w:val="000000" w:themeColor="text1"/>
          <w14:textFill>
            <w14:solidFill>
              <w14:schemeClr w14:val="tx1"/>
            </w14:solidFill>
          </w14:textFill>
        </w:rPr>
        <w:t>.7协议转换</w:t>
      </w:r>
      <w:bookmarkEnd w:id="205"/>
      <w:bookmarkEnd w:id="206"/>
      <w:bookmarkEnd w:id="207"/>
      <w:bookmarkEnd w:id="208"/>
      <w:bookmarkEnd w:id="209"/>
    </w:p>
    <w:p w14:paraId="2E2062E3">
      <w:pPr>
        <w:spacing w:line="560" w:lineRule="exact"/>
        <w:ind w:firstLineChars="0"/>
        <w:rPr>
          <w:rFonts w:ascii="宋体" w:hAnsi="宋体"/>
        </w:rPr>
      </w:pPr>
      <w:r>
        <w:rPr>
          <w:rFonts w:hint="eastAsia" w:ascii="宋体" w:hAnsi="宋体"/>
        </w:rPr>
        <w:t>协议转换单元协议转换功能应满足以下要求</w:t>
      </w:r>
    </w:p>
    <w:p w14:paraId="323A3E66">
      <w:pPr>
        <w:spacing w:line="560" w:lineRule="exact"/>
        <w:ind w:firstLineChars="0"/>
        <w:rPr>
          <w:rFonts w:ascii="宋体" w:hAnsi="宋体"/>
        </w:rPr>
      </w:pPr>
      <w:r>
        <w:rPr>
          <w:rFonts w:hint="eastAsia" w:ascii="宋体" w:hAnsi="宋体"/>
        </w:rPr>
        <w:t>1）与采集系统通信应遵从DL/T 645―2007、Q/CSG 1209006―2015及其扩展协议的要求；</w:t>
      </w:r>
    </w:p>
    <w:p w14:paraId="3EDD898C">
      <w:pPr>
        <w:spacing w:line="560" w:lineRule="exact"/>
        <w:ind w:firstLineChars="0"/>
        <w:rPr>
          <w:rFonts w:ascii="宋体" w:hAnsi="宋体"/>
        </w:rPr>
      </w:pPr>
      <w:r>
        <w:rPr>
          <w:rFonts w:hint="eastAsia" w:ascii="宋体" w:hAnsi="宋体"/>
        </w:rPr>
        <w:t>2）与光伏逆变器通信应符合附录D要求。</w:t>
      </w:r>
    </w:p>
    <w:p w14:paraId="281CF344">
      <w:pPr>
        <w:pStyle w:val="4"/>
        <w:numPr>
          <w:ilvl w:val="2"/>
          <w:numId w:val="0"/>
        </w:numPr>
        <w:tabs>
          <w:tab w:val="left" w:pos="1023"/>
        </w:tabs>
        <w:rPr>
          <w:color w:val="000000" w:themeColor="text1"/>
          <w14:textFill>
            <w14:solidFill>
              <w14:schemeClr w14:val="tx1"/>
            </w14:solidFill>
          </w14:textFill>
        </w:rPr>
      </w:pPr>
      <w:bookmarkStart w:id="210" w:name="_Toc30407"/>
      <w:bookmarkStart w:id="211" w:name="_Toc4014"/>
      <w:bookmarkStart w:id="212" w:name="_Toc26299"/>
      <w:bookmarkStart w:id="213" w:name="_Toc13199"/>
      <w:bookmarkStart w:id="214" w:name="_Toc12648"/>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14:textFill>
            <w14:solidFill>
              <w14:schemeClr w14:val="tx1"/>
            </w14:solidFill>
          </w14:textFill>
        </w:rPr>
        <w:t>.8协议自适应识别</w:t>
      </w:r>
      <w:bookmarkEnd w:id="210"/>
      <w:bookmarkEnd w:id="211"/>
      <w:bookmarkEnd w:id="212"/>
      <w:bookmarkEnd w:id="213"/>
      <w:bookmarkEnd w:id="214"/>
    </w:p>
    <w:p w14:paraId="3D92C697">
      <w:pPr>
        <w:spacing w:line="560" w:lineRule="exact"/>
        <w:ind w:firstLineChars="0"/>
        <w:rPr>
          <w:rFonts w:ascii="宋体" w:hAnsi="宋体"/>
        </w:rPr>
      </w:pPr>
      <w:r>
        <w:rPr>
          <w:rFonts w:hint="eastAsia" w:ascii="宋体" w:hAnsi="宋体"/>
        </w:rPr>
        <w:t>协议转换单元在重启或者没有下挂在线逆变器时，应能自动识别到逆变器。清除档案后，应能重新自动识别逆变器。</w:t>
      </w:r>
    </w:p>
    <w:p w14:paraId="45047257">
      <w:pPr>
        <w:pStyle w:val="4"/>
        <w:numPr>
          <w:ilvl w:val="2"/>
          <w:numId w:val="0"/>
        </w:numPr>
        <w:tabs>
          <w:tab w:val="left" w:pos="1023"/>
        </w:tabs>
        <w:rPr>
          <w:color w:val="000000" w:themeColor="text1"/>
          <w14:textFill>
            <w14:solidFill>
              <w14:schemeClr w14:val="tx1"/>
            </w14:solidFill>
          </w14:textFill>
        </w:rPr>
      </w:pPr>
      <w:bookmarkStart w:id="215" w:name="_Toc24112"/>
      <w:bookmarkStart w:id="216" w:name="_Toc26547"/>
      <w:bookmarkStart w:id="217" w:name="_Toc32260"/>
      <w:bookmarkStart w:id="218" w:name="_Toc13466"/>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14:textFill>
            <w14:solidFill>
              <w14:schemeClr w14:val="tx1"/>
            </w14:solidFill>
          </w14:textFill>
        </w:rPr>
        <w:t>.9柔性调节</w:t>
      </w:r>
      <w:bookmarkEnd w:id="215"/>
      <w:bookmarkEnd w:id="216"/>
      <w:bookmarkEnd w:id="217"/>
      <w:bookmarkEnd w:id="218"/>
    </w:p>
    <w:p w14:paraId="76BDA0A4">
      <w:pPr>
        <w:spacing w:line="560" w:lineRule="exact"/>
        <w:ind w:firstLineChars="0"/>
        <w:rPr>
          <w:rFonts w:ascii="宋体" w:hAnsi="宋体"/>
        </w:rPr>
      </w:pPr>
      <w:r>
        <w:rPr>
          <w:rFonts w:hint="eastAsia" w:ascii="宋体" w:hAnsi="宋体"/>
        </w:rPr>
        <w:t>协议转换单元应支持以下柔性调节方式，具体工作流程参考附录E：</w:t>
      </w:r>
    </w:p>
    <w:p w14:paraId="742CF34B">
      <w:pPr>
        <w:spacing w:line="560" w:lineRule="exact"/>
        <w:ind w:firstLineChars="0"/>
        <w:rPr>
          <w:rFonts w:ascii="宋体" w:hAnsi="宋体"/>
        </w:rPr>
      </w:pPr>
      <w:r>
        <w:rPr>
          <w:rFonts w:hint="eastAsia" w:ascii="宋体" w:hAnsi="宋体"/>
        </w:rPr>
        <w:t>1）数值控：主站、计量自动化终端下发光伏逆变器输出功率（有功功率、无功功率、功率因数）数值控制指令，协议转换单元接收后按数值下发控制命令，控制光伏逆变器出力；</w:t>
      </w:r>
    </w:p>
    <w:p w14:paraId="4BB3A859">
      <w:pPr>
        <w:spacing w:line="560" w:lineRule="exact"/>
        <w:ind w:firstLineChars="0"/>
        <w:rPr>
          <w:rFonts w:ascii="宋体" w:hAnsi="宋体"/>
        </w:rPr>
      </w:pPr>
      <w:r>
        <w:rPr>
          <w:rFonts w:hint="eastAsia" w:ascii="宋体" w:hAnsi="宋体"/>
        </w:rPr>
        <w:t>2）比例控：主站、计量自动化终端下发光伏逆变器额定功率（有功功率、无功功率）百分比控制指令，协议转换单元接收后按额定功率百分比下发控制命令，控制光伏逆变器出力；</w:t>
      </w:r>
    </w:p>
    <w:p w14:paraId="44CEBD2D">
      <w:pPr>
        <w:spacing w:line="560" w:lineRule="exact"/>
        <w:ind w:firstLineChars="0"/>
        <w:rPr>
          <w:rFonts w:ascii="宋体" w:hAnsi="宋体"/>
        </w:rPr>
      </w:pPr>
      <w:r>
        <w:rPr>
          <w:rFonts w:hint="eastAsia" w:ascii="宋体" w:hAnsi="宋体"/>
        </w:rPr>
        <w:t>3）时段控：主站、计量自动化终端下发包含时间值和调控值（调控值支持数值或百分比）的调控时段表，协议转换单元接收存储后按时间要求执行控制指令，并在控制结束后自动恢复；</w:t>
      </w:r>
    </w:p>
    <w:p w14:paraId="6EE6036C">
      <w:pPr>
        <w:spacing w:line="560" w:lineRule="exact"/>
        <w:ind w:firstLineChars="0"/>
        <w:rPr>
          <w:rFonts w:ascii="宋体" w:hAnsi="宋体"/>
        </w:rPr>
      </w:pPr>
      <w:r>
        <w:rPr>
          <w:rFonts w:hint="eastAsia" w:ascii="宋体" w:hAnsi="宋体"/>
        </w:rPr>
        <w:t>4）广播调节（按比例调控）：主站、计量自动化终端以广播或多播的方式下发调节指令至协议转换单元，协议转换单元接收后按照指令的调节方式下发控制命令，控制下挂所有光伏逆变器出力。</w:t>
      </w:r>
    </w:p>
    <w:p w14:paraId="5A225BAB">
      <w:pPr>
        <w:pStyle w:val="4"/>
        <w:numPr>
          <w:ilvl w:val="2"/>
          <w:numId w:val="0"/>
        </w:numPr>
        <w:tabs>
          <w:tab w:val="left" w:pos="1023"/>
        </w:tabs>
        <w:rPr>
          <w:color w:val="000000" w:themeColor="text1"/>
          <w14:textFill>
            <w14:solidFill>
              <w14:schemeClr w14:val="tx1"/>
            </w14:solidFill>
          </w14:textFill>
        </w:rPr>
      </w:pPr>
      <w:bookmarkStart w:id="219" w:name="_Toc9994"/>
      <w:bookmarkStart w:id="220" w:name="_Toc17724"/>
      <w:bookmarkStart w:id="221" w:name="_Toc14717"/>
      <w:bookmarkStart w:id="222" w:name="_Toc14840"/>
      <w:bookmarkStart w:id="223" w:name="_Toc4315"/>
      <w:r>
        <w:rPr>
          <w:rFonts w:hint="eastAsia"/>
          <w:color w:val="000000" w:themeColor="text1"/>
          <w14:textFill>
            <w14:solidFill>
              <w14:schemeClr w14:val="tx1"/>
            </w14:solidFill>
          </w14:textFill>
        </w:rPr>
        <w:t>4.8</w:t>
      </w:r>
      <w:r>
        <w:rPr>
          <w:color w:val="000000" w:themeColor="text1"/>
          <w14:textFill>
            <w14:solidFill>
              <w14:schemeClr w14:val="tx1"/>
            </w14:solidFill>
          </w14:textFill>
        </w:rPr>
        <w:t>.10下行链路监测</w:t>
      </w:r>
      <w:bookmarkEnd w:id="219"/>
      <w:bookmarkEnd w:id="220"/>
      <w:bookmarkEnd w:id="221"/>
      <w:bookmarkEnd w:id="222"/>
      <w:bookmarkEnd w:id="223"/>
    </w:p>
    <w:p w14:paraId="5F27A528">
      <w:pPr>
        <w:spacing w:line="560" w:lineRule="exact"/>
        <w:ind w:firstLineChars="0"/>
        <w:rPr>
          <w:rFonts w:ascii="宋体" w:hAnsi="宋体"/>
        </w:rPr>
      </w:pPr>
      <w:r>
        <w:rPr>
          <w:rFonts w:hint="eastAsia" w:ascii="宋体" w:hAnsi="宋体"/>
        </w:rPr>
        <w:t>协议转换单元应具备光伏逆变器通信链路监测功能，可监测下行通信链路状态。</w:t>
      </w:r>
    </w:p>
    <w:p w14:paraId="563ADB09">
      <w:pPr>
        <w:pStyle w:val="4"/>
        <w:numPr>
          <w:ilvl w:val="2"/>
          <w:numId w:val="0"/>
        </w:numPr>
        <w:tabs>
          <w:tab w:val="left" w:pos="1023"/>
        </w:tabs>
        <w:rPr>
          <w:color w:val="000000" w:themeColor="text1"/>
          <w14:textFill>
            <w14:solidFill>
              <w14:schemeClr w14:val="tx1"/>
            </w14:solidFill>
          </w14:textFill>
        </w:rPr>
      </w:pPr>
      <w:bookmarkStart w:id="224" w:name="_Toc10626"/>
      <w:bookmarkStart w:id="225" w:name="_Toc14837"/>
      <w:bookmarkStart w:id="226" w:name="_Toc27325"/>
      <w:bookmarkStart w:id="227" w:name="_Toc2381"/>
      <w:bookmarkStart w:id="228" w:name="_Toc16584"/>
      <w:r>
        <w:rPr>
          <w:rFonts w:hint="eastAsia"/>
          <w:color w:val="000000" w:themeColor="text1"/>
          <w14:textFill>
            <w14:solidFill>
              <w14:schemeClr w14:val="tx1"/>
            </w14:solidFill>
          </w14:textFill>
        </w:rPr>
        <w:t>4.8</w:t>
      </w:r>
      <w:r>
        <w:rPr>
          <w:color w:val="000000" w:themeColor="text1"/>
          <w14:textFill>
            <w14:solidFill>
              <w14:schemeClr w14:val="tx1"/>
            </w14:solidFill>
          </w14:textFill>
        </w:rPr>
        <w:t>.11通信转接</w:t>
      </w:r>
      <w:bookmarkEnd w:id="224"/>
      <w:bookmarkEnd w:id="225"/>
      <w:bookmarkEnd w:id="226"/>
      <w:bookmarkEnd w:id="227"/>
      <w:bookmarkEnd w:id="228"/>
    </w:p>
    <w:p w14:paraId="732EA7E5">
      <w:pPr>
        <w:spacing w:line="560" w:lineRule="exact"/>
        <w:ind w:firstLineChars="0"/>
        <w:rPr>
          <w:rFonts w:ascii="宋体" w:hAnsi="宋体"/>
        </w:rPr>
      </w:pPr>
      <w:r>
        <w:rPr>
          <w:rFonts w:hint="eastAsia" w:ascii="宋体" w:hAnsi="宋体"/>
        </w:rPr>
        <w:t>协议转换单元应具备通信转接功能，可实现协议转换单元、数据采集器与光伏逆变器通信通道切换，协议转换单元与光伏逆变器通信成功率应满足</w:t>
      </w:r>
      <w:r>
        <w:fldChar w:fldCharType="begin"/>
      </w:r>
      <w:r>
        <w:instrText xml:space="preserve"> REF _Ref21825  \* MERGEFORMAT</w:instrText>
      </w:r>
      <w:r>
        <w:fldChar w:fldCharType="separate"/>
      </w:r>
      <w:r>
        <w:rPr>
          <w:rFonts w:hint="eastAsia" w:ascii="宋体" w:hAnsi="宋体"/>
        </w:rPr>
        <w:t>表 7</w:t>
      </w:r>
      <w:r>
        <w:rPr>
          <w:rFonts w:hint="eastAsia" w:ascii="宋体" w:hAnsi="宋体"/>
        </w:rPr>
        <w:fldChar w:fldCharType="end"/>
      </w:r>
      <w:r>
        <w:rPr>
          <w:rFonts w:hint="eastAsia" w:ascii="宋体" w:hAnsi="宋体"/>
        </w:rPr>
        <w:t>要求。</w:t>
      </w:r>
    </w:p>
    <w:p w14:paraId="35A4304C">
      <w:pPr>
        <w:pStyle w:val="7"/>
        <w:rPr>
          <w:color w:val="000000" w:themeColor="text1"/>
          <w14:textFill>
            <w14:solidFill>
              <w14:schemeClr w14:val="tx1"/>
            </w14:solidFill>
          </w14:textFill>
        </w:rPr>
      </w:pPr>
      <w:bookmarkStart w:id="229" w:name="_Ref21825"/>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bookmarkEnd w:id="229"/>
      <w:r>
        <w:rPr>
          <w:rFonts w:hint="eastAsia"/>
          <w:color w:val="000000" w:themeColor="text1"/>
          <w14:textFill>
            <w14:solidFill>
              <w14:schemeClr w14:val="tx1"/>
            </w14:solidFill>
          </w14:textFill>
        </w:rPr>
        <w:t xml:space="preserve"> 通信成功率</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71"/>
        <w:gridCol w:w="4772"/>
      </w:tblGrid>
      <w:tr w14:paraId="36A02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4771" w:type="dxa"/>
          </w:tcPr>
          <w:p w14:paraId="6D1CC175">
            <w:pPr>
              <w:pStyle w:val="24"/>
              <w:spacing w:line="240" w:lineRule="auto"/>
              <w:ind w:left="1831" w:right="1822"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上行信道类型</w:t>
            </w:r>
          </w:p>
        </w:tc>
        <w:tc>
          <w:tcPr>
            <w:tcW w:w="4772" w:type="dxa"/>
          </w:tcPr>
          <w:p w14:paraId="4816CE52">
            <w:pPr>
              <w:pStyle w:val="24"/>
              <w:spacing w:line="240" w:lineRule="auto"/>
              <w:ind w:left="1920" w:right="191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通信成功率</w:t>
            </w:r>
          </w:p>
        </w:tc>
      </w:tr>
      <w:tr w14:paraId="6CA79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4771" w:type="dxa"/>
          </w:tcPr>
          <w:p w14:paraId="0C3C01B5">
            <w:pPr>
              <w:pStyle w:val="24"/>
              <w:spacing w:before="1" w:line="240" w:lineRule="auto"/>
              <w:ind w:left="1831" w:right="1822"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RS-</w:t>
            </w:r>
            <w:r>
              <w:rPr>
                <w:color w:val="000000" w:themeColor="text1"/>
                <w:spacing w:val="-5"/>
                <w:sz w:val="18"/>
                <w14:textFill>
                  <w14:solidFill>
                    <w14:schemeClr w14:val="tx1"/>
                  </w14:solidFill>
                </w14:textFill>
              </w:rPr>
              <w:t>485</w:t>
            </w:r>
          </w:p>
        </w:tc>
        <w:tc>
          <w:tcPr>
            <w:tcW w:w="4772" w:type="dxa"/>
          </w:tcPr>
          <w:p w14:paraId="052FD89E">
            <w:pPr>
              <w:pStyle w:val="24"/>
              <w:spacing w:before="1" w:line="240" w:lineRule="auto"/>
              <w:ind w:left="1920" w:right="1910"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&gt;99％</w:t>
            </w:r>
          </w:p>
        </w:tc>
      </w:tr>
      <w:tr w14:paraId="177BF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jc w:val="center"/>
        </w:trPr>
        <w:tc>
          <w:tcPr>
            <w:tcW w:w="4771" w:type="dxa"/>
          </w:tcPr>
          <w:p w14:paraId="3D1C0066">
            <w:pPr>
              <w:pStyle w:val="24"/>
              <w:spacing w:before="1" w:line="240" w:lineRule="auto"/>
              <w:ind w:left="1831" w:right="1822"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双模</w:t>
            </w:r>
            <w:r>
              <w:rPr>
                <w:rFonts w:hint="eastAsia"/>
                <w:color w:val="000000" w:themeColor="text1"/>
                <w:spacing w:val="-5"/>
                <w:sz w:val="18"/>
                <w14:textFill>
                  <w14:solidFill>
                    <w14:schemeClr w14:val="tx1"/>
                  </w14:solidFill>
                </w14:textFill>
              </w:rPr>
              <w:t>/载波</w:t>
            </w:r>
          </w:p>
        </w:tc>
        <w:tc>
          <w:tcPr>
            <w:tcW w:w="4772" w:type="dxa"/>
          </w:tcPr>
          <w:p w14:paraId="308244BD">
            <w:pPr>
              <w:pStyle w:val="24"/>
              <w:spacing w:before="1" w:line="240" w:lineRule="auto"/>
              <w:ind w:left="1920" w:right="1910"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&gt;97％</w:t>
            </w:r>
          </w:p>
        </w:tc>
      </w:tr>
    </w:tbl>
    <w:p w14:paraId="0E2E6E82">
      <w:pPr>
        <w:pStyle w:val="4"/>
        <w:numPr>
          <w:ilvl w:val="2"/>
          <w:numId w:val="0"/>
        </w:numPr>
        <w:tabs>
          <w:tab w:val="left" w:pos="1023"/>
        </w:tabs>
        <w:rPr>
          <w:color w:val="000000" w:themeColor="text1"/>
          <w14:textFill>
            <w14:solidFill>
              <w14:schemeClr w14:val="tx1"/>
            </w14:solidFill>
          </w14:textFill>
        </w:rPr>
      </w:pPr>
      <w:bookmarkStart w:id="230" w:name="_Toc1207"/>
      <w:bookmarkStart w:id="231" w:name="_Toc26934"/>
      <w:bookmarkStart w:id="232" w:name="_Toc31370"/>
      <w:bookmarkStart w:id="233" w:name="_Toc9070"/>
      <w:bookmarkStart w:id="234" w:name="_Toc13111"/>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lang w:eastAsia="en-US"/>
          <w14:textFill>
            <w14:solidFill>
              <w14:schemeClr w14:val="tx1"/>
            </w14:solidFill>
          </w14:textFill>
        </w:rPr>
        <w:t>.12</w:t>
      </w:r>
      <w:r>
        <w:rPr>
          <w:color w:val="000000" w:themeColor="text1"/>
          <w14:textFill>
            <w14:solidFill>
              <w14:schemeClr w14:val="tx1"/>
            </w14:solidFill>
          </w14:textFill>
        </w:rPr>
        <w:t>初始化</w:t>
      </w:r>
      <w:bookmarkEnd w:id="230"/>
      <w:bookmarkEnd w:id="231"/>
      <w:bookmarkEnd w:id="232"/>
      <w:bookmarkEnd w:id="233"/>
      <w:bookmarkEnd w:id="234"/>
    </w:p>
    <w:p w14:paraId="1B2BEBE8">
      <w:pPr>
        <w:spacing w:line="560" w:lineRule="exact"/>
        <w:ind w:firstLineChars="0"/>
        <w:rPr>
          <w:rFonts w:ascii="宋体" w:hAnsi="宋体"/>
        </w:rPr>
      </w:pPr>
      <w:r>
        <w:rPr>
          <w:rFonts w:hint="eastAsia" w:ascii="宋体" w:hAnsi="宋体"/>
        </w:rPr>
        <w:t>协议转换单元接收到初始化命令，经安全校验后分别对硬件、参数区、数据区进行初始化，参数区置为缺省值，数据区清零。</w:t>
      </w:r>
    </w:p>
    <w:p w14:paraId="79B6DB85">
      <w:pPr>
        <w:pStyle w:val="4"/>
        <w:numPr>
          <w:ilvl w:val="2"/>
          <w:numId w:val="0"/>
        </w:numPr>
        <w:tabs>
          <w:tab w:val="left" w:pos="1023"/>
        </w:tabs>
        <w:rPr>
          <w:color w:val="000000" w:themeColor="text1"/>
          <w14:textFill>
            <w14:solidFill>
              <w14:schemeClr w14:val="tx1"/>
            </w14:solidFill>
          </w14:textFill>
        </w:rPr>
      </w:pPr>
      <w:bookmarkStart w:id="235" w:name="_Toc28587"/>
      <w:bookmarkStart w:id="236" w:name="_Toc22182"/>
      <w:bookmarkStart w:id="237" w:name="_Toc23345"/>
      <w:bookmarkStart w:id="238" w:name="_Toc12115"/>
      <w:bookmarkStart w:id="239" w:name="_Toc2563"/>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14:textFill>
            <w14:solidFill>
              <w14:schemeClr w14:val="tx1"/>
            </w14:solidFill>
          </w14:textFill>
        </w:rPr>
        <w:t>.13软件升级</w:t>
      </w:r>
      <w:bookmarkEnd w:id="235"/>
      <w:bookmarkEnd w:id="236"/>
      <w:bookmarkEnd w:id="237"/>
      <w:bookmarkEnd w:id="238"/>
      <w:bookmarkEnd w:id="239"/>
    </w:p>
    <w:p w14:paraId="6454EBDB">
      <w:pPr>
        <w:spacing w:line="560" w:lineRule="exact"/>
        <w:ind w:firstLineChars="0"/>
        <w:rPr>
          <w:rFonts w:ascii="宋体" w:hAnsi="宋体"/>
        </w:rPr>
      </w:pPr>
      <w:r>
        <w:rPr>
          <w:rFonts w:hint="eastAsia" w:ascii="宋体" w:hAnsi="宋体"/>
        </w:rPr>
        <w:t>协议转换单元应支持远程和本地软件升级，并支持断点续传方式。升级应得到许可，并经安全认证后方可进行。</w:t>
      </w:r>
    </w:p>
    <w:p w14:paraId="3DDC435B">
      <w:pPr>
        <w:pStyle w:val="4"/>
        <w:numPr>
          <w:ilvl w:val="2"/>
          <w:numId w:val="0"/>
        </w:numPr>
        <w:tabs>
          <w:tab w:val="left" w:pos="1023"/>
        </w:tabs>
        <w:rPr>
          <w:color w:val="000000" w:themeColor="text1"/>
          <w14:textFill>
            <w14:solidFill>
              <w14:schemeClr w14:val="tx1"/>
            </w14:solidFill>
          </w14:textFill>
        </w:rPr>
      </w:pPr>
      <w:r>
        <w:rPr>
          <w:rFonts w:hint="eastAsia" w:cs="宋体" w:asciiTheme="minorHAnsi" w:hAnsiTheme="minorHAnsi"/>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.8</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4操作系统</w:t>
      </w:r>
    </w:p>
    <w:p w14:paraId="5510C179">
      <w:pPr>
        <w:spacing w:line="560" w:lineRule="exact"/>
        <w:ind w:firstLineChars="0"/>
        <w:rPr>
          <w:rFonts w:ascii="宋体" w:hAnsi="宋体"/>
        </w:rPr>
      </w:pPr>
      <w:r>
        <w:rPr>
          <w:rFonts w:hint="eastAsia" w:ascii="宋体" w:hAnsi="宋体"/>
        </w:rPr>
        <w:t>协议转换单元宜支持适配电鸿物联操作系统，采用电鸿物联操作系统需具有电鸿适配认证证书，证书信息在全国认证认可信息公共服务平台（http://cx.cnca.cn/）登记备案且可查询。采用电鸿物联操作系统应支持即插即用、近场运维、远程运维、OTA升级等电鸿物联操作系统特性功能。</w:t>
      </w:r>
    </w:p>
    <w:p w14:paraId="628E1F65">
      <w:pPr>
        <w:pStyle w:val="3"/>
        <w:ind w:firstLine="0" w:firstLineChars="0"/>
        <w:rPr>
          <w:color w:val="000000" w:themeColor="text1"/>
          <w14:textFill>
            <w14:solidFill>
              <w14:schemeClr w14:val="tx1"/>
            </w14:solidFill>
          </w14:textFill>
        </w:rPr>
      </w:pPr>
      <w:bookmarkStart w:id="240" w:name="_Toc17938"/>
      <w:bookmarkStart w:id="241" w:name="_Toc9061"/>
      <w:bookmarkStart w:id="242" w:name="_Toc27659"/>
      <w:bookmarkStart w:id="243" w:name="_Toc25320"/>
      <w:bookmarkStart w:id="244" w:name="_Toc7627"/>
      <w:r>
        <w:rPr>
          <w:rFonts w:hint="eastAsia"/>
          <w:color w:val="000000" w:themeColor="text1"/>
          <w14:textFill>
            <w14:solidFill>
              <w14:schemeClr w14:val="tx1"/>
            </w14:solidFill>
          </w14:textFill>
        </w:rPr>
        <w:t xml:space="preserve">4.9 </w:t>
      </w:r>
      <w:r>
        <w:rPr>
          <w:color w:val="000000" w:themeColor="text1"/>
          <w14:textFill>
            <w14:solidFill>
              <w14:schemeClr w14:val="tx1"/>
            </w14:solidFill>
          </w14:textFill>
        </w:rPr>
        <w:t>安全</w:t>
      </w:r>
      <w:r>
        <w:rPr>
          <w:rFonts w:hint="eastAsia"/>
          <w:color w:val="000000" w:themeColor="text1"/>
          <w14:textFill>
            <w14:solidFill>
              <w14:schemeClr w14:val="tx1"/>
            </w14:solidFill>
          </w14:textFill>
        </w:rPr>
        <w:t>防护</w:t>
      </w:r>
      <w:bookmarkEnd w:id="240"/>
      <w:bookmarkEnd w:id="241"/>
      <w:bookmarkEnd w:id="242"/>
      <w:bookmarkEnd w:id="243"/>
      <w:bookmarkEnd w:id="244"/>
    </w:p>
    <w:p w14:paraId="56AD6EDB">
      <w:pPr>
        <w:spacing w:line="560" w:lineRule="exact"/>
        <w:ind w:firstLineChars="0"/>
        <w:rPr>
          <w:rFonts w:ascii="宋体" w:hAnsi="宋体"/>
        </w:rPr>
      </w:pPr>
      <w:r>
        <w:rPr>
          <w:rFonts w:hint="eastAsia" w:ascii="宋体" w:hAnsi="宋体"/>
        </w:rPr>
        <w:t>协议转换单元安全防护应满足以下要求：</w:t>
      </w:r>
    </w:p>
    <w:p w14:paraId="3C9196E1">
      <w:pPr>
        <w:spacing w:line="560" w:lineRule="exact"/>
        <w:ind w:firstLineChars="0"/>
        <w:rPr>
          <w:rFonts w:ascii="宋体" w:hAnsi="宋体"/>
        </w:rPr>
      </w:pPr>
      <w:r>
        <w:rPr>
          <w:rFonts w:hint="eastAsia" w:ascii="宋体" w:hAnsi="宋体"/>
        </w:rPr>
        <w:t>1）协议转换单元支持嵌入硬件安全模块，硬件安全模块应使用符合国家密码管理政策的商用密码算法,实现协议转换单元数据安全交互和安全接入所用密钥的生成、存储和使用；</w:t>
      </w:r>
    </w:p>
    <w:p w14:paraId="5B2DF18C">
      <w:pPr>
        <w:spacing w:line="560" w:lineRule="exact"/>
        <w:ind w:firstLineChars="0"/>
        <w:rPr>
          <w:rFonts w:ascii="宋体" w:hAnsi="宋体"/>
        </w:rPr>
      </w:pPr>
      <w:r>
        <w:rPr>
          <w:rFonts w:hint="eastAsia" w:ascii="宋体" w:hAnsi="宋体"/>
        </w:rPr>
        <w:t>2）协议转换单元与主站、计量自动化终端、运维工具等进行通信时，应实现身份认证和重要数据在传输过程中的机密性、完整性保护；</w:t>
      </w:r>
    </w:p>
    <w:p w14:paraId="5C881DC7">
      <w:pPr>
        <w:spacing w:line="560" w:lineRule="exact"/>
        <w:ind w:firstLineChars="0"/>
        <w:rPr>
          <w:rFonts w:ascii="宋体" w:hAnsi="宋体"/>
        </w:rPr>
      </w:pPr>
      <w:r>
        <w:rPr>
          <w:rFonts w:hint="eastAsia" w:ascii="宋体" w:hAnsi="宋体"/>
        </w:rPr>
        <w:t>3）协议转换单元应实现对重要数据存储的机密性、完整性保护；</w:t>
      </w:r>
    </w:p>
    <w:p w14:paraId="5562B14E">
      <w:pPr>
        <w:spacing w:line="560" w:lineRule="exact"/>
        <w:ind w:firstLineChars="0"/>
        <w:rPr>
          <w:rFonts w:ascii="宋体" w:hAnsi="宋体"/>
        </w:rPr>
      </w:pPr>
      <w:r>
        <w:rPr>
          <w:rFonts w:hint="eastAsia" w:ascii="宋体" w:hAnsi="宋体"/>
        </w:rPr>
        <w:t>4）符合南网ESAM加密要求，具备硬件ESAM加密芯片，应符合南方电网信息交换安全认证技术规范要求。</w:t>
      </w:r>
    </w:p>
    <w:p w14:paraId="71B0F2C5">
      <w:pPr>
        <w:pStyle w:val="3"/>
        <w:ind w:firstLine="0" w:firstLineChars="0"/>
        <w:rPr>
          <w:color w:val="000000" w:themeColor="text1"/>
          <w14:textFill>
            <w14:solidFill>
              <w14:schemeClr w14:val="tx1"/>
            </w14:solidFill>
          </w14:textFill>
        </w:rPr>
      </w:pPr>
      <w:bookmarkStart w:id="245" w:name="_Toc25425"/>
      <w:bookmarkStart w:id="246" w:name="_Toc29130"/>
      <w:bookmarkStart w:id="247" w:name="_Toc12960"/>
      <w:bookmarkStart w:id="248" w:name="_Toc26200"/>
      <w:bookmarkStart w:id="249" w:name="_Toc19667"/>
      <w:r>
        <w:rPr>
          <w:rFonts w:hint="eastAsia"/>
          <w:color w:val="000000" w:themeColor="text1"/>
          <w14:textFill>
            <w14:solidFill>
              <w14:schemeClr w14:val="tx1"/>
            </w14:solidFill>
          </w14:textFill>
        </w:rPr>
        <w:t xml:space="preserve">4.10 </w:t>
      </w:r>
      <w:r>
        <w:rPr>
          <w:color w:val="000000" w:themeColor="text1"/>
          <w14:textFill>
            <w14:solidFill>
              <w14:schemeClr w14:val="tx1"/>
            </w14:solidFill>
          </w14:textFill>
        </w:rPr>
        <w:t>互换性要求</w:t>
      </w:r>
      <w:bookmarkEnd w:id="245"/>
      <w:bookmarkEnd w:id="246"/>
      <w:bookmarkEnd w:id="247"/>
      <w:bookmarkEnd w:id="248"/>
      <w:bookmarkEnd w:id="249"/>
    </w:p>
    <w:p w14:paraId="3415B3F6">
      <w:pPr>
        <w:spacing w:line="560" w:lineRule="exact"/>
        <w:ind w:firstLineChars="0"/>
        <w:rPr>
          <w:rFonts w:ascii="宋体" w:hAnsi="宋体"/>
        </w:rPr>
      </w:pPr>
      <w:r>
        <w:rPr>
          <w:rFonts w:hint="eastAsia" w:ascii="宋体" w:hAnsi="宋体"/>
        </w:rPr>
        <w:t>协议转换单元可与双模/载波通信单元匹配，完成数据交互的各项功能。协议转换单元应满足：</w:t>
      </w:r>
    </w:p>
    <w:p w14:paraId="2B2D9EE0">
      <w:pPr>
        <w:spacing w:line="560" w:lineRule="exact"/>
        <w:ind w:firstLineChars="0"/>
        <w:rPr>
          <w:rFonts w:ascii="宋体" w:hAnsi="宋体"/>
        </w:rPr>
      </w:pPr>
      <w:r>
        <w:rPr>
          <w:rFonts w:hint="eastAsia" w:ascii="宋体" w:hAnsi="宋体"/>
        </w:rPr>
        <w:t>1）协议转换单元复位信号低电平持续时间不小于 200ms；</w:t>
      </w:r>
    </w:p>
    <w:p w14:paraId="6C551545">
      <w:pPr>
        <w:spacing w:line="560" w:lineRule="exact"/>
        <w:ind w:firstLineChars="0"/>
        <w:rPr>
          <w:rFonts w:ascii="宋体" w:hAnsi="宋体"/>
        </w:rPr>
      </w:pPr>
      <w:r>
        <w:rPr>
          <w:rFonts w:hint="eastAsia" w:ascii="宋体" w:hAnsi="宋体"/>
        </w:rPr>
        <w:t>2）协议转换单元双模/载波通信单元接口 12V 电源输出接口接入 96 Ω 纯阻性负载，应满足输出电压在 11V～13V 之间，负载电流不低于 200mA，最大峰值电流 500mA 且持续时间不超过 20ms，秒平均电流不超过 125mA，使通信单元正常工作；</w:t>
      </w:r>
    </w:p>
    <w:p w14:paraId="42EEFA60">
      <w:pPr>
        <w:spacing w:line="560" w:lineRule="exact"/>
        <w:ind w:firstLineChars="0"/>
        <w:rPr>
          <w:rFonts w:ascii="宋体" w:hAnsi="宋体"/>
        </w:rPr>
      </w:pPr>
      <w:r>
        <w:rPr>
          <w:rFonts w:hint="eastAsia" w:ascii="宋体" w:hAnsi="宋体"/>
        </w:rPr>
        <w:t>3）VCC 电源带载 200mA 情况下，VCC 电源的纹波 Vp-p 应小于 1‰。</w:t>
      </w:r>
    </w:p>
    <w:p w14:paraId="4ADEFA5B">
      <w:pPr>
        <w:pStyle w:val="3"/>
        <w:ind w:firstLine="0" w:firstLineChars="0"/>
        <w:rPr>
          <w:color w:val="000000" w:themeColor="text1"/>
          <w14:textFill>
            <w14:solidFill>
              <w14:schemeClr w14:val="tx1"/>
            </w14:solidFill>
          </w14:textFill>
        </w:rPr>
      </w:pPr>
      <w:bookmarkStart w:id="250" w:name="_Toc9712"/>
      <w:bookmarkStart w:id="251" w:name="_Toc27509"/>
      <w:bookmarkStart w:id="252" w:name="_Toc24857"/>
      <w:bookmarkStart w:id="253" w:name="_Toc5311"/>
      <w:bookmarkStart w:id="254" w:name="_Toc31217"/>
      <w:r>
        <w:rPr>
          <w:rFonts w:hint="eastAsia"/>
          <w:color w:val="000000" w:themeColor="text1"/>
          <w14:textFill>
            <w14:solidFill>
              <w14:schemeClr w14:val="tx1"/>
            </w14:solidFill>
          </w14:textFill>
        </w:rPr>
        <w:t xml:space="preserve">4.11 </w:t>
      </w:r>
      <w:r>
        <w:rPr>
          <w:color w:val="000000" w:themeColor="text1"/>
          <w14:textFill>
            <w14:solidFill>
              <w14:schemeClr w14:val="tx1"/>
            </w14:solidFill>
          </w14:textFill>
        </w:rPr>
        <w:t>外壳及其防护性能</w:t>
      </w:r>
      <w:bookmarkEnd w:id="250"/>
      <w:bookmarkEnd w:id="251"/>
      <w:bookmarkEnd w:id="252"/>
      <w:bookmarkEnd w:id="253"/>
      <w:bookmarkEnd w:id="254"/>
    </w:p>
    <w:p w14:paraId="737AA468">
      <w:pPr>
        <w:pStyle w:val="4"/>
        <w:numPr>
          <w:ilvl w:val="2"/>
          <w:numId w:val="0"/>
        </w:numPr>
        <w:tabs>
          <w:tab w:val="left" w:pos="1023"/>
        </w:tabs>
        <w:rPr>
          <w:color w:val="000000" w:themeColor="text1"/>
          <w14:textFill>
            <w14:solidFill>
              <w14:schemeClr w14:val="tx1"/>
            </w14:solidFill>
          </w14:textFill>
        </w:rPr>
      </w:pPr>
      <w:bookmarkStart w:id="255" w:name="_Toc19467"/>
      <w:bookmarkStart w:id="256" w:name="_Toc13041"/>
      <w:bookmarkStart w:id="257" w:name="_Toc8465"/>
      <w:bookmarkStart w:id="258" w:name="_Toc28164"/>
      <w:r>
        <w:rPr>
          <w:rFonts w:hint="eastAsia"/>
          <w:color w:val="000000" w:themeColor="text1"/>
          <w14:textFill>
            <w14:solidFill>
              <w14:schemeClr w14:val="tx1"/>
            </w14:solidFill>
          </w14:textFill>
        </w:rPr>
        <w:t>4.11</w:t>
      </w:r>
      <w:r>
        <w:rPr>
          <w:color w:val="000000" w:themeColor="text1"/>
          <w14:textFill>
            <w14:solidFill>
              <w14:schemeClr w14:val="tx1"/>
            </w14:solidFill>
          </w14:textFill>
        </w:rPr>
        <w:t>.1机械强度</w:t>
      </w:r>
      <w:bookmarkEnd w:id="255"/>
      <w:bookmarkEnd w:id="256"/>
      <w:bookmarkEnd w:id="257"/>
      <w:bookmarkEnd w:id="258"/>
    </w:p>
    <w:p w14:paraId="6DA91BA6">
      <w:pPr>
        <w:spacing w:line="560" w:lineRule="exact"/>
        <w:ind w:firstLineChars="0"/>
        <w:rPr>
          <w:rFonts w:ascii="宋体" w:hAnsi="宋体"/>
        </w:rPr>
      </w:pPr>
      <w:r>
        <w:rPr>
          <w:rFonts w:hint="eastAsia" w:ascii="宋体" w:hAnsi="宋体"/>
        </w:rPr>
        <w:t>协议转换单元的外壳应有足够的强度，外物撞击造成的变形应不影响其正常工作。</w:t>
      </w:r>
    </w:p>
    <w:p w14:paraId="7C36A94D">
      <w:pPr>
        <w:pStyle w:val="4"/>
        <w:numPr>
          <w:ilvl w:val="2"/>
          <w:numId w:val="0"/>
        </w:numPr>
        <w:tabs>
          <w:tab w:val="left" w:pos="1023"/>
        </w:tabs>
        <w:rPr>
          <w:color w:val="000000" w:themeColor="text1"/>
          <w:sz w:val="15"/>
          <w14:textFill>
            <w14:solidFill>
              <w14:schemeClr w14:val="tx1"/>
            </w14:solidFill>
          </w14:textFill>
        </w:rPr>
      </w:pPr>
      <w:bookmarkStart w:id="259" w:name="_Toc3368"/>
      <w:bookmarkStart w:id="260" w:name="_Toc15669"/>
      <w:bookmarkStart w:id="261" w:name="_Toc11113"/>
      <w:bookmarkStart w:id="262" w:name="_Toc8710"/>
      <w:bookmarkStart w:id="263" w:name="_Toc28929"/>
      <w:r>
        <w:rPr>
          <w:rFonts w:hint="eastAsia"/>
          <w:color w:val="000000" w:themeColor="text1"/>
          <w14:textFill>
            <w14:solidFill>
              <w14:schemeClr w14:val="tx1"/>
            </w14:solidFill>
          </w14:textFill>
        </w:rPr>
        <w:t>4.11</w:t>
      </w:r>
      <w:r>
        <w:rPr>
          <w:color w:val="000000" w:themeColor="text1"/>
          <w14:textFill>
            <w14:solidFill>
              <w14:schemeClr w14:val="tx1"/>
            </w14:solidFill>
          </w14:textFill>
        </w:rPr>
        <w:t>.2阻燃性能</w:t>
      </w:r>
      <w:bookmarkEnd w:id="259"/>
      <w:bookmarkEnd w:id="260"/>
      <w:bookmarkEnd w:id="261"/>
      <w:bookmarkEnd w:id="262"/>
      <w:bookmarkEnd w:id="263"/>
    </w:p>
    <w:p w14:paraId="557DA485">
      <w:pPr>
        <w:spacing w:line="560" w:lineRule="exact"/>
        <w:ind w:firstLineChars="0"/>
        <w:rPr>
          <w:rFonts w:ascii="宋体" w:hAnsi="宋体"/>
        </w:rPr>
      </w:pPr>
      <w:r>
        <w:rPr>
          <w:rFonts w:hint="eastAsia" w:ascii="宋体" w:hAnsi="宋体"/>
        </w:rPr>
        <w:t>非金属外壳应符合 GB/T 5169.11—2017 规定的 V0 级的阻燃要求。</w:t>
      </w:r>
    </w:p>
    <w:p w14:paraId="2DE49D04">
      <w:pPr>
        <w:pStyle w:val="4"/>
        <w:numPr>
          <w:ilvl w:val="2"/>
          <w:numId w:val="0"/>
        </w:numPr>
        <w:tabs>
          <w:tab w:val="left" w:pos="1023"/>
        </w:tabs>
        <w:rPr>
          <w:color w:val="000000" w:themeColor="text1"/>
          <w14:textFill>
            <w14:solidFill>
              <w14:schemeClr w14:val="tx1"/>
            </w14:solidFill>
          </w14:textFill>
        </w:rPr>
      </w:pPr>
      <w:bookmarkStart w:id="264" w:name="_Toc10447"/>
      <w:bookmarkStart w:id="265" w:name="_Toc5231"/>
      <w:bookmarkStart w:id="266" w:name="_Toc7633"/>
      <w:bookmarkStart w:id="267" w:name="_Toc10864"/>
      <w:bookmarkStart w:id="268" w:name="_Toc26880"/>
      <w:r>
        <w:rPr>
          <w:rFonts w:hint="eastAsia"/>
          <w:color w:val="000000" w:themeColor="text1"/>
          <w14:textFill>
            <w14:solidFill>
              <w14:schemeClr w14:val="tx1"/>
            </w14:solidFill>
          </w14:textFill>
        </w:rPr>
        <w:t>4.11</w:t>
      </w:r>
      <w:r>
        <w:rPr>
          <w:color w:val="000000" w:themeColor="text1"/>
          <w14:textFill>
            <w14:solidFill>
              <w14:schemeClr w14:val="tx1"/>
            </w14:solidFill>
          </w14:textFill>
        </w:rPr>
        <w:t>.3防尘和防水性</w:t>
      </w:r>
      <w:bookmarkEnd w:id="264"/>
      <w:bookmarkEnd w:id="265"/>
      <w:bookmarkEnd w:id="266"/>
      <w:bookmarkEnd w:id="267"/>
      <w:bookmarkEnd w:id="268"/>
    </w:p>
    <w:p w14:paraId="4C0D6002">
      <w:pPr>
        <w:spacing w:line="560" w:lineRule="exact"/>
        <w:ind w:firstLineChars="0"/>
        <w:rPr>
          <w:rFonts w:ascii="宋体" w:hAnsi="宋体"/>
        </w:rPr>
      </w:pPr>
      <w:r>
        <w:rPr>
          <w:rFonts w:hint="eastAsia" w:ascii="宋体" w:hAnsi="宋体"/>
        </w:rPr>
        <w:t>外壳的防护性能应符合 GB/T 4208—2017 规定的IP51级要求，即防尘和防滴水。</w:t>
      </w:r>
    </w:p>
    <w:p w14:paraId="7527DA90">
      <w:pPr>
        <w:pStyle w:val="3"/>
        <w:ind w:firstLine="0" w:firstLineChars="0"/>
        <w:rPr>
          <w:color w:val="000000" w:themeColor="text1"/>
          <w14:textFill>
            <w14:solidFill>
              <w14:schemeClr w14:val="tx1"/>
            </w14:solidFill>
          </w14:textFill>
        </w:rPr>
      </w:pPr>
      <w:bookmarkStart w:id="269" w:name="_Toc23151"/>
      <w:bookmarkStart w:id="270" w:name="_Toc18572"/>
      <w:bookmarkStart w:id="271" w:name="_Toc14842"/>
      <w:bookmarkStart w:id="272" w:name="_Toc14370"/>
      <w:bookmarkStart w:id="273" w:name="_Toc14442"/>
      <w:r>
        <w:rPr>
          <w:rFonts w:hint="eastAsia"/>
          <w:color w:val="000000" w:themeColor="text1"/>
          <w14:textFill>
            <w14:solidFill>
              <w14:schemeClr w14:val="tx1"/>
            </w14:solidFill>
          </w14:textFill>
        </w:rPr>
        <w:t xml:space="preserve">4.12 </w:t>
      </w:r>
      <w:r>
        <w:rPr>
          <w:color w:val="000000" w:themeColor="text1"/>
          <w14:textFill>
            <w14:solidFill>
              <w14:schemeClr w14:val="tx1"/>
            </w14:solidFill>
          </w14:textFill>
        </w:rPr>
        <w:t>电磁兼容性</w:t>
      </w:r>
      <w:bookmarkEnd w:id="269"/>
      <w:bookmarkEnd w:id="270"/>
      <w:bookmarkEnd w:id="271"/>
      <w:bookmarkEnd w:id="272"/>
      <w:bookmarkEnd w:id="273"/>
    </w:p>
    <w:p w14:paraId="39687EC8">
      <w:pPr>
        <w:spacing w:line="560" w:lineRule="exact"/>
        <w:ind w:firstLineChars="0"/>
        <w:rPr>
          <w:rFonts w:ascii="宋体" w:hAnsi="宋体"/>
        </w:rPr>
      </w:pPr>
      <w:r>
        <w:rPr>
          <w:rFonts w:hint="eastAsia" w:ascii="宋体" w:hAnsi="宋体"/>
        </w:rPr>
        <w:t>试验结果应依据协议转换单元在试验中的功能丧失或性能降低现象进行分类，电磁兼容性试验结果评价等级见下</w:t>
      </w:r>
      <w:r>
        <w:fldChar w:fldCharType="begin"/>
      </w:r>
      <w:r>
        <w:instrText xml:space="preserve"> REF _Ref21959  \* MERGEFORMAT</w:instrText>
      </w:r>
      <w:r>
        <w:fldChar w:fldCharType="separate"/>
      </w:r>
      <w:r>
        <w:rPr>
          <w:rFonts w:hint="eastAsia" w:ascii="宋体" w:hAnsi="宋体"/>
        </w:rPr>
        <w:t>表 8</w:t>
      </w:r>
      <w:r>
        <w:rPr>
          <w:rFonts w:hint="eastAsia" w:ascii="宋体" w:hAnsi="宋体"/>
        </w:rPr>
        <w:fldChar w:fldCharType="end"/>
      </w:r>
      <w:r>
        <w:rPr>
          <w:rFonts w:hint="eastAsia" w:ascii="宋体" w:hAnsi="宋体"/>
        </w:rPr>
        <w:t>。</w:t>
      </w:r>
    </w:p>
    <w:p w14:paraId="008DB508">
      <w:pPr>
        <w:spacing w:line="560" w:lineRule="exact"/>
        <w:ind w:firstLineChars="0"/>
        <w:rPr>
          <w:rFonts w:ascii="宋体" w:hAnsi="宋体"/>
        </w:rPr>
      </w:pPr>
      <w:r>
        <w:rPr>
          <w:rFonts w:hint="eastAsia" w:ascii="宋体" w:hAnsi="宋体"/>
        </w:rPr>
        <w:t>A 级：试验时和试验后协议转换单元均能正常工作，不应有任何误动作、损坏、死机、复位现象，数据采集应准确。</w:t>
      </w:r>
    </w:p>
    <w:p w14:paraId="0127ED3D">
      <w:pPr>
        <w:spacing w:line="560" w:lineRule="exact"/>
        <w:ind w:firstLineChars="0"/>
        <w:rPr>
          <w:rFonts w:ascii="宋体" w:hAnsi="宋体"/>
        </w:rPr>
      </w:pPr>
      <w:r>
        <w:rPr>
          <w:rFonts w:hint="eastAsia" w:ascii="宋体" w:hAnsi="宋体"/>
        </w:rPr>
        <w:t>B 级：试验时协议转换单元可出现短时通信中断，其他功能和性能都应正常，试验后 5min</w:t>
      </w:r>
    </w:p>
    <w:p w14:paraId="562D7239">
      <w:pPr>
        <w:spacing w:line="560" w:lineRule="exact"/>
        <w:ind w:firstLineChars="0"/>
        <w:rPr>
          <w:rFonts w:ascii="宋体" w:hAnsi="宋体"/>
        </w:rPr>
      </w:pPr>
      <w:r>
        <w:rPr>
          <w:rFonts w:hint="eastAsia" w:ascii="宋体" w:hAnsi="宋体"/>
        </w:rPr>
        <w:t>内无需人工干预，协议转换单元应可自行恢复。</w:t>
      </w:r>
    </w:p>
    <w:p w14:paraId="435ED1A6">
      <w:pPr>
        <w:pStyle w:val="7"/>
        <w:outlineLvl w:val="2"/>
        <w:rPr>
          <w:color w:val="000000" w:themeColor="text1"/>
          <w14:textFill>
            <w14:solidFill>
              <w14:schemeClr w14:val="tx1"/>
            </w14:solidFill>
          </w14:textFill>
        </w:rPr>
      </w:pPr>
      <w:bookmarkStart w:id="274" w:name="_Ref21959"/>
      <w:bookmarkStart w:id="275" w:name="_Toc27719"/>
      <w:bookmarkStart w:id="276" w:name="_Toc14206"/>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bookmarkEnd w:id="274"/>
      <w:r>
        <w:rPr>
          <w:rFonts w:hint="eastAsia"/>
          <w:color w:val="000000" w:themeColor="text1"/>
          <w14:textFill>
            <w14:solidFill>
              <w14:schemeClr w14:val="tx1"/>
            </w14:solidFill>
          </w14:textFill>
        </w:rPr>
        <w:t xml:space="preserve">  电磁兼容性试验结果评价等级</w:t>
      </w:r>
      <w:bookmarkEnd w:id="275"/>
      <w:bookmarkEnd w:id="276"/>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9"/>
        <w:gridCol w:w="2760"/>
        <w:gridCol w:w="2760"/>
      </w:tblGrid>
      <w:tr w14:paraId="779D0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2759" w:type="dxa"/>
            <w:vMerge w:val="restart"/>
            <w:vAlign w:val="center"/>
          </w:tcPr>
          <w:p w14:paraId="682DFB1D">
            <w:pPr>
              <w:pStyle w:val="24"/>
              <w:spacing w:before="59"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试验项目</w:t>
            </w:r>
          </w:p>
        </w:tc>
        <w:tc>
          <w:tcPr>
            <w:tcW w:w="5520" w:type="dxa"/>
            <w:gridSpan w:val="2"/>
          </w:tcPr>
          <w:p w14:paraId="597CE512">
            <w:pPr>
              <w:pStyle w:val="24"/>
              <w:spacing w:before="59" w:line="240" w:lineRule="auto"/>
              <w:ind w:left="2211" w:right="2202"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实验结果评价</w:t>
            </w:r>
          </w:p>
        </w:tc>
      </w:tr>
      <w:tr w14:paraId="3BDFC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vMerge w:val="continue"/>
            <w:tcBorders>
              <w:top w:val="nil"/>
            </w:tcBorders>
          </w:tcPr>
          <w:p w14:paraId="2EE7FA05">
            <w:pPr>
              <w:spacing w:line="240" w:lineRule="auto"/>
              <w:ind w:firstLine="0" w:firstLineChars="0"/>
              <w:rPr>
                <w:color w:val="000000" w:themeColor="text1"/>
                <w:sz w:val="2"/>
                <w:szCs w:val="2"/>
                <w14:textFill>
                  <w14:solidFill>
                    <w14:schemeClr w14:val="tx1"/>
                  </w14:solidFill>
                </w14:textFill>
              </w:rPr>
            </w:pPr>
          </w:p>
        </w:tc>
        <w:tc>
          <w:tcPr>
            <w:tcW w:w="2760" w:type="dxa"/>
          </w:tcPr>
          <w:p w14:paraId="0D35FCE1">
            <w:pPr>
              <w:pStyle w:val="24"/>
              <w:spacing w:before="61" w:line="240" w:lineRule="auto"/>
              <w:ind w:left="1098" w:right="1088"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试验时</w:t>
            </w:r>
          </w:p>
        </w:tc>
        <w:tc>
          <w:tcPr>
            <w:tcW w:w="2760" w:type="dxa"/>
          </w:tcPr>
          <w:p w14:paraId="1DF5AC27">
            <w:pPr>
              <w:pStyle w:val="24"/>
              <w:spacing w:before="61" w:line="240" w:lineRule="auto"/>
              <w:ind w:left="1097" w:right="1089"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试验后</w:t>
            </w:r>
          </w:p>
        </w:tc>
      </w:tr>
      <w:tr w14:paraId="61732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1DEB03C1">
            <w:pPr>
              <w:pStyle w:val="24"/>
              <w:spacing w:before="61"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电压暂降和短时中断</w:t>
            </w:r>
          </w:p>
        </w:tc>
        <w:tc>
          <w:tcPr>
            <w:tcW w:w="2760" w:type="dxa"/>
          </w:tcPr>
          <w:p w14:paraId="36E89F28">
            <w:pPr>
              <w:pStyle w:val="24"/>
              <w:spacing w:before="69" w:line="240" w:lineRule="auto"/>
              <w:ind w:left="10"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w:t>
            </w:r>
          </w:p>
        </w:tc>
        <w:tc>
          <w:tcPr>
            <w:tcW w:w="2760" w:type="dxa"/>
          </w:tcPr>
          <w:p w14:paraId="4DCD0E08">
            <w:pPr>
              <w:pStyle w:val="24"/>
              <w:spacing w:before="69" w:line="240" w:lineRule="auto"/>
              <w:ind w:left="7"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1EA79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159D72AB">
            <w:pPr>
              <w:pStyle w:val="24"/>
              <w:spacing w:before="59"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工频磁场抗扰度</w:t>
            </w:r>
          </w:p>
        </w:tc>
        <w:tc>
          <w:tcPr>
            <w:tcW w:w="2760" w:type="dxa"/>
          </w:tcPr>
          <w:p w14:paraId="41803BD5">
            <w:pPr>
              <w:pStyle w:val="24"/>
              <w:spacing w:before="68" w:line="240" w:lineRule="auto"/>
              <w:ind w:left="10"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2760" w:type="dxa"/>
          </w:tcPr>
          <w:p w14:paraId="7261E0D1">
            <w:pPr>
              <w:pStyle w:val="24"/>
              <w:spacing w:before="68" w:line="240" w:lineRule="auto"/>
              <w:ind w:left="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12586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01FEB205">
            <w:pPr>
              <w:pStyle w:val="24"/>
              <w:spacing w:before="59"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射频电磁场辐射抗扰度</w:t>
            </w:r>
          </w:p>
        </w:tc>
        <w:tc>
          <w:tcPr>
            <w:tcW w:w="2760" w:type="dxa"/>
          </w:tcPr>
          <w:p w14:paraId="4C17D8F0">
            <w:pPr>
              <w:pStyle w:val="24"/>
              <w:spacing w:before="68" w:line="240" w:lineRule="auto"/>
              <w:ind w:left="10"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2760" w:type="dxa"/>
          </w:tcPr>
          <w:p w14:paraId="366317D3">
            <w:pPr>
              <w:pStyle w:val="24"/>
              <w:spacing w:before="68" w:line="240" w:lineRule="auto"/>
              <w:ind w:left="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03BC5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0F130361">
            <w:pPr>
              <w:pStyle w:val="24"/>
              <w:spacing w:before="59"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射频场感应的传导骚扰抗扰度</w:t>
            </w:r>
          </w:p>
        </w:tc>
        <w:tc>
          <w:tcPr>
            <w:tcW w:w="2760" w:type="dxa"/>
          </w:tcPr>
          <w:p w14:paraId="12FB1DCB">
            <w:pPr>
              <w:pStyle w:val="24"/>
              <w:spacing w:before="68" w:line="240" w:lineRule="auto"/>
              <w:ind w:left="10"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2760" w:type="dxa"/>
          </w:tcPr>
          <w:p w14:paraId="438384BE">
            <w:pPr>
              <w:pStyle w:val="24"/>
              <w:spacing w:before="68" w:line="240" w:lineRule="auto"/>
              <w:ind w:left="8"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68699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1855968F">
            <w:pPr>
              <w:pStyle w:val="24"/>
              <w:spacing w:before="59"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电快速瞬变脉冲群抗扰度</w:t>
            </w:r>
          </w:p>
        </w:tc>
        <w:tc>
          <w:tcPr>
            <w:tcW w:w="2760" w:type="dxa"/>
          </w:tcPr>
          <w:p w14:paraId="2FC312FD">
            <w:pPr>
              <w:pStyle w:val="24"/>
              <w:spacing w:before="68" w:line="240" w:lineRule="auto"/>
              <w:ind w:left="1098" w:right="108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A/B</w:t>
            </w:r>
          </w:p>
        </w:tc>
        <w:tc>
          <w:tcPr>
            <w:tcW w:w="2760" w:type="dxa"/>
          </w:tcPr>
          <w:p w14:paraId="5E36AF6D">
            <w:pPr>
              <w:pStyle w:val="24"/>
              <w:spacing w:before="68" w:line="240" w:lineRule="auto"/>
              <w:ind w:left="7"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1CF02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2759" w:type="dxa"/>
          </w:tcPr>
          <w:p w14:paraId="625C8A2D">
            <w:pPr>
              <w:pStyle w:val="24"/>
              <w:spacing w:before="59"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阻尼振荡波抗扰度</w:t>
            </w:r>
          </w:p>
        </w:tc>
        <w:tc>
          <w:tcPr>
            <w:tcW w:w="2760" w:type="dxa"/>
          </w:tcPr>
          <w:p w14:paraId="1FC05260">
            <w:pPr>
              <w:pStyle w:val="24"/>
              <w:spacing w:before="68" w:line="240" w:lineRule="auto"/>
              <w:ind w:left="1098" w:right="108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A/B</w:t>
            </w:r>
          </w:p>
        </w:tc>
        <w:tc>
          <w:tcPr>
            <w:tcW w:w="2760" w:type="dxa"/>
          </w:tcPr>
          <w:p w14:paraId="740B7F29">
            <w:pPr>
              <w:pStyle w:val="24"/>
              <w:spacing w:before="68" w:line="240" w:lineRule="auto"/>
              <w:ind w:left="7"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11AF1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18C8E08C">
            <w:pPr>
              <w:pStyle w:val="24"/>
              <w:spacing w:before="61"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静电放电抗扰度</w:t>
            </w:r>
          </w:p>
        </w:tc>
        <w:tc>
          <w:tcPr>
            <w:tcW w:w="2760" w:type="dxa"/>
          </w:tcPr>
          <w:p w14:paraId="637039A2">
            <w:pPr>
              <w:pStyle w:val="24"/>
              <w:spacing w:before="69" w:line="240" w:lineRule="auto"/>
              <w:ind w:left="1098" w:right="108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A/B</w:t>
            </w:r>
          </w:p>
        </w:tc>
        <w:tc>
          <w:tcPr>
            <w:tcW w:w="2760" w:type="dxa"/>
          </w:tcPr>
          <w:p w14:paraId="5ECCBBA5">
            <w:pPr>
              <w:pStyle w:val="24"/>
              <w:spacing w:before="69" w:line="240" w:lineRule="auto"/>
              <w:ind w:left="7"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r w14:paraId="683CF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7AAC0612">
            <w:pPr>
              <w:pStyle w:val="24"/>
              <w:spacing w:before="61" w:line="240" w:lineRule="auto"/>
              <w:ind w:left="198" w:right="189"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浪涌抗扰度</w:t>
            </w:r>
          </w:p>
        </w:tc>
        <w:tc>
          <w:tcPr>
            <w:tcW w:w="2760" w:type="dxa"/>
          </w:tcPr>
          <w:p w14:paraId="60378B8C">
            <w:pPr>
              <w:pStyle w:val="24"/>
              <w:spacing w:before="69" w:line="240" w:lineRule="auto"/>
              <w:ind w:left="1098" w:right="108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A/B</w:t>
            </w:r>
          </w:p>
        </w:tc>
        <w:tc>
          <w:tcPr>
            <w:tcW w:w="2760" w:type="dxa"/>
          </w:tcPr>
          <w:p w14:paraId="09C15B42">
            <w:pPr>
              <w:pStyle w:val="24"/>
              <w:spacing w:before="69" w:line="240" w:lineRule="auto"/>
              <w:ind w:left="7"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r>
    </w:tbl>
    <w:p w14:paraId="143E597F">
      <w:pPr>
        <w:spacing w:line="560" w:lineRule="exact"/>
        <w:ind w:firstLineChars="0"/>
        <w:rPr>
          <w:rFonts w:ascii="宋体" w:hAnsi="宋体"/>
        </w:rPr>
      </w:pPr>
      <w:r>
        <w:rPr>
          <w:rFonts w:hint="eastAsia" w:ascii="宋体" w:hAnsi="宋体"/>
        </w:rPr>
        <w:t>协议转换单元应能承受</w:t>
      </w:r>
      <w:r>
        <w:fldChar w:fldCharType="begin"/>
      </w:r>
      <w:r>
        <w:instrText xml:space="preserve"> REF _Ref22067  \* MERGEFORMAT</w:instrText>
      </w:r>
      <w:r>
        <w:fldChar w:fldCharType="separate"/>
      </w:r>
      <w:r>
        <w:rPr>
          <w:rFonts w:hint="eastAsia" w:ascii="宋体" w:hAnsi="宋体"/>
        </w:rPr>
        <w:t>表 9</w:t>
      </w:r>
      <w:r>
        <w:rPr>
          <w:rFonts w:hint="eastAsia" w:ascii="宋体" w:hAnsi="宋体"/>
        </w:rPr>
        <w:fldChar w:fldCharType="end"/>
      </w:r>
      <w:r>
        <w:rPr>
          <w:rFonts w:hint="eastAsia" w:ascii="宋体" w:hAnsi="宋体"/>
        </w:rPr>
        <w:t>的试验而不应发生死机、信息改变或设备损坏现象。</w:t>
      </w:r>
    </w:p>
    <w:p w14:paraId="4A58A5C4">
      <w:pPr>
        <w:pStyle w:val="7"/>
        <w:outlineLvl w:val="2"/>
        <w:rPr>
          <w:color w:val="000000" w:themeColor="text1"/>
          <w14:textFill>
            <w14:solidFill>
              <w14:schemeClr w14:val="tx1"/>
            </w14:solidFill>
          </w14:textFill>
        </w:rPr>
      </w:pPr>
      <w:bookmarkStart w:id="277" w:name="_Ref22067"/>
      <w:bookmarkStart w:id="278" w:name="_Toc32345"/>
      <w:bookmarkStart w:id="279" w:name="_Toc31987"/>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bookmarkEnd w:id="277"/>
      <w:r>
        <w:rPr>
          <w:rFonts w:hint="eastAsia"/>
          <w:color w:val="000000" w:themeColor="text1"/>
          <w14:textFill>
            <w14:solidFill>
              <w14:schemeClr w14:val="tx1"/>
            </w14:solidFill>
          </w14:textFill>
        </w:rPr>
        <w:t xml:space="preserve"> 电磁兼容试验等级、主要参数</w:t>
      </w:r>
      <w:bookmarkEnd w:id="278"/>
      <w:bookmarkEnd w:id="279"/>
    </w:p>
    <w:tbl>
      <w:tblPr>
        <w:tblStyle w:val="19"/>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65"/>
        <w:gridCol w:w="658"/>
        <w:gridCol w:w="2763"/>
        <w:gridCol w:w="2453"/>
      </w:tblGrid>
      <w:tr w14:paraId="24BB6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jc w:val="center"/>
        </w:trPr>
        <w:tc>
          <w:tcPr>
            <w:tcW w:w="2465" w:type="dxa"/>
            <w:vAlign w:val="center"/>
          </w:tcPr>
          <w:p w14:paraId="607BBA95">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3"/>
                <w:sz w:val="18"/>
                <w14:textFill>
                  <w14:solidFill>
                    <w14:schemeClr w14:val="tx1"/>
                  </w14:solidFill>
                </w14:textFill>
              </w:rPr>
              <w:t>试验项目</w:t>
            </w:r>
          </w:p>
        </w:tc>
        <w:tc>
          <w:tcPr>
            <w:tcW w:w="658" w:type="dxa"/>
            <w:vAlign w:val="center"/>
          </w:tcPr>
          <w:p w14:paraId="33A5B07E">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5"/>
                <w:sz w:val="18"/>
                <w14:textFill>
                  <w14:solidFill>
                    <w14:schemeClr w14:val="tx1"/>
                  </w14:solidFill>
                </w14:textFill>
              </w:rPr>
              <w:t>等级</w:t>
            </w:r>
          </w:p>
        </w:tc>
        <w:tc>
          <w:tcPr>
            <w:tcW w:w="2763" w:type="dxa"/>
            <w:vAlign w:val="center"/>
          </w:tcPr>
          <w:p w14:paraId="4C6B5587">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4"/>
                <w:sz w:val="18"/>
                <w14:textFill>
                  <w14:solidFill>
                    <w14:schemeClr w14:val="tx1"/>
                  </w14:solidFill>
                </w14:textFill>
              </w:rPr>
              <w:t>试验值</w:t>
            </w:r>
          </w:p>
        </w:tc>
        <w:tc>
          <w:tcPr>
            <w:tcW w:w="2453" w:type="dxa"/>
            <w:vAlign w:val="center"/>
          </w:tcPr>
          <w:p w14:paraId="6595C268">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3"/>
                <w:sz w:val="18"/>
                <w14:textFill>
                  <w14:solidFill>
                    <w14:schemeClr w14:val="tx1"/>
                  </w14:solidFill>
                </w14:textFill>
              </w:rPr>
              <w:t>试验回路</w:t>
            </w:r>
          </w:p>
        </w:tc>
      </w:tr>
      <w:tr w14:paraId="7C6DDF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3" w:hRule="atLeast"/>
          <w:jc w:val="center"/>
        </w:trPr>
        <w:tc>
          <w:tcPr>
            <w:tcW w:w="2465" w:type="dxa"/>
            <w:vAlign w:val="center"/>
          </w:tcPr>
          <w:p w14:paraId="6408FCF7">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电压暂降和短时中断</w:t>
            </w:r>
          </w:p>
        </w:tc>
        <w:tc>
          <w:tcPr>
            <w:tcW w:w="658" w:type="dxa"/>
            <w:vAlign w:val="center"/>
          </w:tcPr>
          <w:p w14:paraId="3E73D4D4">
            <w:pPr>
              <w:pStyle w:val="24"/>
              <w:spacing w:line="240" w:lineRule="auto"/>
              <w:ind w:firstLine="0" w:firstLineChars="0"/>
              <w:jc w:val="center"/>
              <w:rPr>
                <w:rFonts w:ascii="Times New Roman"/>
                <w:color w:val="000000" w:themeColor="text1"/>
                <w:sz w:val="20"/>
                <w14:textFill>
                  <w14:solidFill>
                    <w14:schemeClr w14:val="tx1"/>
                  </w14:solidFill>
                </w14:textFill>
              </w:rPr>
            </w:pPr>
          </w:p>
        </w:tc>
        <w:tc>
          <w:tcPr>
            <w:tcW w:w="2763" w:type="dxa"/>
            <w:vAlign w:val="center"/>
          </w:tcPr>
          <w:p w14:paraId="4BA18401">
            <w:pPr>
              <w:pStyle w:val="24"/>
              <w:spacing w:line="240" w:lineRule="auto"/>
              <w:ind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pacing w:val="-2"/>
                <w:sz w:val="18"/>
                <w14:textFill>
                  <w14:solidFill>
                    <w14:schemeClr w14:val="tx1"/>
                  </w14:solidFill>
                </w14:textFill>
              </w:rPr>
              <w:t>3000</w:t>
            </w:r>
            <w:r>
              <w:rPr>
                <w:rFonts w:ascii="Times New Roman" w:eastAsia="Times New Roman"/>
                <w:color w:val="000000" w:themeColor="text1"/>
                <w:spacing w:val="-2"/>
                <w:position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1</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60</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50</w:t>
            </w:r>
            <w:r>
              <w:rPr>
                <w:rFonts w:ascii="Times New Roman" w:eastAsia="Times New Roman"/>
                <w:color w:val="000000" w:themeColor="text1"/>
                <w:spacing w:val="-2"/>
                <w:position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1</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1</w:t>
            </w:r>
            <w:r>
              <w:rPr>
                <w:rFonts w:ascii="Times New Roman" w:eastAsia="Times New Roman"/>
                <w:color w:val="000000" w:themeColor="text1"/>
                <w:spacing w:val="-2"/>
                <w:position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1</w:t>
            </w:r>
          </w:p>
        </w:tc>
        <w:tc>
          <w:tcPr>
            <w:tcW w:w="2453" w:type="dxa"/>
            <w:vAlign w:val="center"/>
          </w:tcPr>
          <w:p w14:paraId="12159B08">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整机</w:t>
            </w:r>
          </w:p>
        </w:tc>
      </w:tr>
      <w:tr w14:paraId="4D8FFA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jc w:val="center"/>
        </w:trPr>
        <w:tc>
          <w:tcPr>
            <w:tcW w:w="2465" w:type="dxa"/>
            <w:vAlign w:val="center"/>
          </w:tcPr>
          <w:p w14:paraId="66846C11">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工频磁场抗扰度</w:t>
            </w:r>
          </w:p>
        </w:tc>
        <w:tc>
          <w:tcPr>
            <w:tcW w:w="658" w:type="dxa"/>
            <w:vAlign w:val="center"/>
          </w:tcPr>
          <w:p w14:paraId="52CA6C69">
            <w:pPr>
              <w:pStyle w:val="24"/>
              <w:spacing w:line="240" w:lineRule="auto"/>
              <w:ind w:firstLine="0" w:firstLineChars="0"/>
              <w:jc w:val="center"/>
              <w:rPr>
                <w:rFonts w:ascii="Times New Roman"/>
                <w:color w:val="000000" w:themeColor="text1"/>
                <w:sz w:val="20"/>
                <w14:textFill>
                  <w14:solidFill>
                    <w14:schemeClr w14:val="tx1"/>
                  </w14:solidFill>
                </w14:textFill>
              </w:rPr>
            </w:pPr>
          </w:p>
        </w:tc>
        <w:tc>
          <w:tcPr>
            <w:tcW w:w="2763" w:type="dxa"/>
            <w:vAlign w:val="center"/>
          </w:tcPr>
          <w:p w14:paraId="66E4DDE7">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2"/>
                <w:sz w:val="18"/>
                <w14:textFill>
                  <w14:solidFill>
                    <w14:schemeClr w14:val="tx1"/>
                  </w14:solidFill>
                </w14:textFill>
              </w:rPr>
              <w:t>400</w:t>
            </w:r>
            <w:r>
              <w:rPr>
                <w:rFonts w:ascii="Times New Roman"/>
                <w:color w:val="000000" w:themeColor="text1"/>
                <w:spacing w:val="-6"/>
                <w:sz w:val="18"/>
                <w14:textFill>
                  <w14:solidFill>
                    <w14:schemeClr w14:val="tx1"/>
                  </w14:solidFill>
                </w14:textFill>
              </w:rPr>
              <w:t xml:space="preserve"> </w:t>
            </w:r>
            <w:r>
              <w:rPr>
                <w:rFonts w:ascii="Times New Roman"/>
                <w:color w:val="000000" w:themeColor="text1"/>
                <w:spacing w:val="-5"/>
                <w:sz w:val="18"/>
                <w14:textFill>
                  <w14:solidFill>
                    <w14:schemeClr w14:val="tx1"/>
                  </w14:solidFill>
                </w14:textFill>
              </w:rPr>
              <w:t>A/m</w:t>
            </w:r>
          </w:p>
        </w:tc>
        <w:tc>
          <w:tcPr>
            <w:tcW w:w="2453" w:type="dxa"/>
            <w:vAlign w:val="center"/>
          </w:tcPr>
          <w:p w14:paraId="1CCB2EF1">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整机</w:t>
            </w:r>
          </w:p>
        </w:tc>
      </w:tr>
      <w:tr w14:paraId="364279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8" w:hRule="atLeast"/>
          <w:jc w:val="center"/>
        </w:trPr>
        <w:tc>
          <w:tcPr>
            <w:tcW w:w="2465" w:type="dxa"/>
            <w:vMerge w:val="restart"/>
            <w:vAlign w:val="center"/>
          </w:tcPr>
          <w:p w14:paraId="77021F89">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射频电磁场辐射抗扰度</w:t>
            </w:r>
          </w:p>
        </w:tc>
        <w:tc>
          <w:tcPr>
            <w:tcW w:w="658" w:type="dxa"/>
            <w:vAlign w:val="center"/>
          </w:tcPr>
          <w:p w14:paraId="17DA305B">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3</w:t>
            </w:r>
          </w:p>
        </w:tc>
        <w:tc>
          <w:tcPr>
            <w:tcW w:w="2763" w:type="dxa"/>
            <w:vAlign w:val="center"/>
          </w:tcPr>
          <w:p w14:paraId="2BB73AA1">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10</w:t>
            </w:r>
            <w:r>
              <w:rPr>
                <w:rFonts w:ascii="Times New Roman" w:eastAsia="Times New Roman"/>
                <w:color w:val="000000" w:themeColor="text1"/>
                <w:spacing w:val="-8"/>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V/m</w:t>
            </w:r>
            <w:r>
              <w:rPr>
                <w:color w:val="000000" w:themeColor="text1"/>
                <w:sz w:val="18"/>
                <w14:textFill>
                  <w14:solidFill>
                    <w14:schemeClr w14:val="tx1"/>
                  </w14:solidFill>
                </w14:textFill>
              </w:rPr>
              <w:t>（</w:t>
            </w:r>
            <w:r>
              <w:rPr>
                <w:rFonts w:ascii="Times New Roman" w:eastAsia="Times New Roman"/>
                <w:color w:val="000000" w:themeColor="text1"/>
                <w:sz w:val="18"/>
                <w14:textFill>
                  <w14:solidFill>
                    <w14:schemeClr w14:val="tx1"/>
                  </w14:solidFill>
                </w14:textFill>
              </w:rPr>
              <w:t>80</w:t>
            </w:r>
            <w:r>
              <w:rPr>
                <w:rFonts w:ascii="Times New Roman" w:eastAsia="Times New Roman"/>
                <w:color w:val="000000" w:themeColor="text1"/>
                <w:spacing w:val="-4"/>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MHz</w:t>
            </w:r>
            <w:r>
              <w:rPr>
                <w:color w:val="000000" w:themeColor="text1"/>
                <w:sz w:val="18"/>
                <w14:textFill>
                  <w14:solidFill>
                    <w14:schemeClr w14:val="tx1"/>
                  </w14:solidFill>
                </w14:textFill>
              </w:rPr>
              <w:t>～</w:t>
            </w:r>
            <w:r>
              <w:rPr>
                <w:rFonts w:ascii="Times New Roman" w:eastAsia="Times New Roman"/>
                <w:color w:val="000000" w:themeColor="text1"/>
                <w:sz w:val="18"/>
                <w14:textFill>
                  <w14:solidFill>
                    <w14:schemeClr w14:val="tx1"/>
                  </w14:solidFill>
                </w14:textFill>
              </w:rPr>
              <w:t>1000</w:t>
            </w:r>
            <w:r>
              <w:rPr>
                <w:rFonts w:ascii="Times New Roman" w:eastAsia="Times New Roman"/>
                <w:color w:val="000000" w:themeColor="text1"/>
                <w:spacing w:val="-4"/>
                <w:sz w:val="18"/>
                <w14:textFill>
                  <w14:solidFill>
                    <w14:schemeClr w14:val="tx1"/>
                  </w14:solidFill>
                </w14:textFill>
              </w:rPr>
              <w:t xml:space="preserve"> MHz</w:t>
            </w:r>
            <w:r>
              <w:rPr>
                <w:color w:val="000000" w:themeColor="text1"/>
                <w:spacing w:val="-4"/>
                <w:sz w:val="18"/>
                <w14:textFill>
                  <w14:solidFill>
                    <w14:schemeClr w14:val="tx1"/>
                  </w14:solidFill>
                </w14:textFill>
              </w:rPr>
              <w:t>）</w:t>
            </w:r>
          </w:p>
        </w:tc>
        <w:tc>
          <w:tcPr>
            <w:tcW w:w="2453" w:type="dxa"/>
            <w:vAlign w:val="center"/>
          </w:tcPr>
          <w:p w14:paraId="40594A2D">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整机</w:t>
            </w:r>
          </w:p>
        </w:tc>
      </w:tr>
      <w:tr w14:paraId="336014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4" w:hRule="atLeast"/>
          <w:jc w:val="center"/>
        </w:trPr>
        <w:tc>
          <w:tcPr>
            <w:tcW w:w="2465" w:type="dxa"/>
            <w:vMerge w:val="continue"/>
            <w:tcBorders>
              <w:top w:val="nil"/>
            </w:tcBorders>
            <w:vAlign w:val="center"/>
          </w:tcPr>
          <w:p w14:paraId="21DC2E68">
            <w:pPr>
              <w:spacing w:line="240" w:lineRule="auto"/>
              <w:ind w:firstLine="0" w:firstLineChars="0"/>
              <w:jc w:val="center"/>
              <w:rPr>
                <w:color w:val="000000" w:themeColor="text1"/>
                <w:sz w:val="2"/>
                <w:szCs w:val="2"/>
                <w14:textFill>
                  <w14:solidFill>
                    <w14:schemeClr w14:val="tx1"/>
                  </w14:solidFill>
                </w14:textFill>
              </w:rPr>
            </w:pPr>
          </w:p>
        </w:tc>
        <w:tc>
          <w:tcPr>
            <w:tcW w:w="658" w:type="dxa"/>
            <w:vAlign w:val="center"/>
          </w:tcPr>
          <w:p w14:paraId="2D134302">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2763" w:type="dxa"/>
            <w:vAlign w:val="center"/>
          </w:tcPr>
          <w:p w14:paraId="2E918A74">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30</w:t>
            </w:r>
            <w:r>
              <w:rPr>
                <w:rFonts w:ascii="Times New Roman" w:eastAsia="Times New Roman"/>
                <w:color w:val="000000" w:themeColor="text1"/>
                <w:spacing w:val="-7"/>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V/m</w:t>
            </w:r>
            <w:r>
              <w:rPr>
                <w:color w:val="000000" w:themeColor="text1"/>
                <w:sz w:val="18"/>
                <w14:textFill>
                  <w14:solidFill>
                    <w14:schemeClr w14:val="tx1"/>
                  </w14:solidFill>
                </w14:textFill>
              </w:rPr>
              <w:t>（</w:t>
            </w:r>
            <w:r>
              <w:rPr>
                <w:rFonts w:ascii="Times New Roman" w:eastAsia="Times New Roman"/>
                <w:color w:val="000000" w:themeColor="text1"/>
                <w:sz w:val="18"/>
                <w14:textFill>
                  <w14:solidFill>
                    <w14:schemeClr w14:val="tx1"/>
                  </w14:solidFill>
                </w14:textFill>
              </w:rPr>
              <w:t>1.4</w:t>
            </w:r>
            <w:r>
              <w:rPr>
                <w:rFonts w:ascii="Times New Roman" w:eastAsia="Times New Roman"/>
                <w:color w:val="000000" w:themeColor="text1"/>
                <w:spacing w:val="-2"/>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GHz</w:t>
            </w:r>
            <w:r>
              <w:rPr>
                <w:color w:val="000000" w:themeColor="text1"/>
                <w:sz w:val="18"/>
                <w14:textFill>
                  <w14:solidFill>
                    <w14:schemeClr w14:val="tx1"/>
                  </w14:solidFill>
                </w14:textFill>
              </w:rPr>
              <w:t>～</w:t>
            </w:r>
            <w:r>
              <w:rPr>
                <w:rFonts w:ascii="Times New Roman" w:eastAsia="Times New Roman"/>
                <w:color w:val="000000" w:themeColor="text1"/>
                <w:sz w:val="18"/>
                <w14:textFill>
                  <w14:solidFill>
                    <w14:schemeClr w14:val="tx1"/>
                  </w14:solidFill>
                </w14:textFill>
              </w:rPr>
              <w:t>2</w:t>
            </w:r>
            <w:r>
              <w:rPr>
                <w:rFonts w:ascii="Times New Roman" w:eastAsia="Times New Roman"/>
                <w:color w:val="000000" w:themeColor="text1"/>
                <w:spacing w:val="-1"/>
                <w:sz w:val="18"/>
                <w14:textFill>
                  <w14:solidFill>
                    <w14:schemeClr w14:val="tx1"/>
                  </w14:solidFill>
                </w14:textFill>
              </w:rPr>
              <w:t xml:space="preserve"> </w:t>
            </w:r>
            <w:r>
              <w:rPr>
                <w:rFonts w:ascii="Times New Roman" w:eastAsia="Times New Roman"/>
                <w:color w:val="000000" w:themeColor="text1"/>
                <w:spacing w:val="-4"/>
                <w:sz w:val="18"/>
                <w14:textFill>
                  <w14:solidFill>
                    <w14:schemeClr w14:val="tx1"/>
                  </w14:solidFill>
                </w14:textFill>
              </w:rPr>
              <w:t>GHz</w:t>
            </w:r>
            <w:r>
              <w:rPr>
                <w:color w:val="000000" w:themeColor="text1"/>
                <w:spacing w:val="-4"/>
                <w:sz w:val="18"/>
                <w14:textFill>
                  <w14:solidFill>
                    <w14:schemeClr w14:val="tx1"/>
                  </w14:solidFill>
                </w14:textFill>
              </w:rPr>
              <w:t>）</w:t>
            </w:r>
          </w:p>
        </w:tc>
        <w:tc>
          <w:tcPr>
            <w:tcW w:w="2453" w:type="dxa"/>
            <w:vAlign w:val="center"/>
          </w:tcPr>
          <w:p w14:paraId="3422C1E1">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整机</w:t>
            </w:r>
          </w:p>
        </w:tc>
      </w:tr>
      <w:tr w14:paraId="238D1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jc w:val="center"/>
        </w:trPr>
        <w:tc>
          <w:tcPr>
            <w:tcW w:w="2465" w:type="dxa"/>
            <w:vAlign w:val="center"/>
          </w:tcPr>
          <w:p w14:paraId="793445AD">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射频场感应的传导骚扰</w:t>
            </w:r>
            <w:r>
              <w:rPr>
                <w:color w:val="000000" w:themeColor="text1"/>
                <w:spacing w:val="-4"/>
                <w:sz w:val="18"/>
                <w14:textFill>
                  <w14:solidFill>
                    <w14:schemeClr w14:val="tx1"/>
                  </w14:solidFill>
                </w14:textFill>
              </w:rPr>
              <w:t>抗扰度</w:t>
            </w:r>
          </w:p>
        </w:tc>
        <w:tc>
          <w:tcPr>
            <w:tcW w:w="658" w:type="dxa"/>
            <w:vAlign w:val="center"/>
          </w:tcPr>
          <w:p w14:paraId="0CD675A2">
            <w:pPr>
              <w:pStyle w:val="24"/>
              <w:spacing w:line="240" w:lineRule="auto"/>
              <w:ind w:firstLine="0" w:firstLineChars="0"/>
              <w:jc w:val="center"/>
              <w:rPr>
                <w:rFonts w:ascii="黑体"/>
                <w:color w:val="000000" w:themeColor="text1"/>
                <w:sz w:val="14"/>
                <w14:textFill>
                  <w14:solidFill>
                    <w14:schemeClr w14:val="tx1"/>
                  </w14:solidFill>
                </w14:textFill>
              </w:rPr>
            </w:pPr>
          </w:p>
          <w:p w14:paraId="6A16DE65">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3</w:t>
            </w:r>
          </w:p>
        </w:tc>
        <w:tc>
          <w:tcPr>
            <w:tcW w:w="2763" w:type="dxa"/>
            <w:vAlign w:val="center"/>
          </w:tcPr>
          <w:p w14:paraId="6CC96EB3">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pacing w:val="-2"/>
                <w:sz w:val="18"/>
                <w14:textFill>
                  <w14:solidFill>
                    <w14:schemeClr w14:val="tx1"/>
                  </w14:solidFill>
                </w14:textFill>
              </w:rPr>
              <w:t>10V</w:t>
            </w:r>
            <w:r>
              <w:rPr>
                <w:color w:val="000000" w:themeColor="text1"/>
                <w:spacing w:val="-2"/>
                <w:sz w:val="18"/>
                <w14:textFill>
                  <w14:solidFill>
                    <w14:schemeClr w14:val="tx1"/>
                  </w14:solidFill>
                </w14:textFill>
              </w:rPr>
              <w:t>（非调制</w:t>
            </w:r>
            <w:r>
              <w:rPr>
                <w:color w:val="000000" w:themeColor="text1"/>
                <w:spacing w:val="-10"/>
                <w:sz w:val="18"/>
                <w14:textFill>
                  <w14:solidFill>
                    <w14:schemeClr w14:val="tx1"/>
                  </w14:solidFill>
                </w14:textFill>
              </w:rPr>
              <w:t>）</w:t>
            </w:r>
          </w:p>
        </w:tc>
        <w:tc>
          <w:tcPr>
            <w:tcW w:w="2453" w:type="dxa"/>
            <w:vAlign w:val="center"/>
          </w:tcPr>
          <w:p w14:paraId="7FD88049">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电源回路</w:t>
            </w:r>
          </w:p>
        </w:tc>
      </w:tr>
      <w:tr w14:paraId="28F855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jc w:val="center"/>
        </w:trPr>
        <w:tc>
          <w:tcPr>
            <w:tcW w:w="2465" w:type="dxa"/>
            <w:vAlign w:val="center"/>
          </w:tcPr>
          <w:p w14:paraId="65E90A80">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静电放电抗扰度</w:t>
            </w:r>
          </w:p>
        </w:tc>
        <w:tc>
          <w:tcPr>
            <w:tcW w:w="658" w:type="dxa"/>
            <w:vAlign w:val="center"/>
          </w:tcPr>
          <w:p w14:paraId="216A0016">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2763" w:type="dxa"/>
            <w:vAlign w:val="center"/>
          </w:tcPr>
          <w:p w14:paraId="20039378">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pacing w:val="-2"/>
                <w:sz w:val="18"/>
                <w14:textFill>
                  <w14:solidFill>
                    <w14:schemeClr w14:val="tx1"/>
                  </w14:solidFill>
                </w14:textFill>
              </w:rPr>
              <w:t>8kV</w:t>
            </w:r>
            <w:r>
              <w:rPr>
                <w:color w:val="000000" w:themeColor="text1"/>
                <w:spacing w:val="-4"/>
                <w:sz w:val="18"/>
                <w14:textFill>
                  <w14:solidFill>
                    <w14:schemeClr w14:val="tx1"/>
                  </w14:solidFill>
                </w14:textFill>
              </w:rPr>
              <w:t>，直接和间接</w:t>
            </w:r>
          </w:p>
        </w:tc>
        <w:tc>
          <w:tcPr>
            <w:tcW w:w="2453" w:type="dxa"/>
            <w:vAlign w:val="center"/>
          </w:tcPr>
          <w:p w14:paraId="1942BCD2">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外壳</w:t>
            </w:r>
          </w:p>
        </w:tc>
      </w:tr>
      <w:tr w14:paraId="6DF9A3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6" w:hRule="atLeast"/>
          <w:jc w:val="center"/>
        </w:trPr>
        <w:tc>
          <w:tcPr>
            <w:tcW w:w="2465" w:type="dxa"/>
            <w:vMerge w:val="restart"/>
            <w:vAlign w:val="center"/>
          </w:tcPr>
          <w:p w14:paraId="455AAAD4">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电快速瞬变脉冲群抗扰</w:t>
            </w:r>
            <w:r>
              <w:rPr>
                <w:color w:val="000000" w:themeColor="text1"/>
                <w:spacing w:val="-10"/>
                <w:sz w:val="18"/>
                <w14:textFill>
                  <w14:solidFill>
                    <w14:schemeClr w14:val="tx1"/>
                  </w14:solidFill>
                </w14:textFill>
              </w:rPr>
              <w:t>度</w:t>
            </w:r>
          </w:p>
        </w:tc>
        <w:tc>
          <w:tcPr>
            <w:tcW w:w="658" w:type="dxa"/>
            <w:vAlign w:val="center"/>
          </w:tcPr>
          <w:p w14:paraId="6278463E">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3</w:t>
            </w:r>
          </w:p>
        </w:tc>
        <w:tc>
          <w:tcPr>
            <w:tcW w:w="2763" w:type="dxa"/>
            <w:vAlign w:val="center"/>
          </w:tcPr>
          <w:p w14:paraId="3522385F">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pacing w:val="-2"/>
                <w:sz w:val="18"/>
                <w14:textFill>
                  <w14:solidFill>
                    <w14:schemeClr w14:val="tx1"/>
                  </w14:solidFill>
                </w14:textFill>
              </w:rPr>
              <w:t>1.0kV</w:t>
            </w:r>
            <w:r>
              <w:rPr>
                <w:color w:val="000000" w:themeColor="text1"/>
                <w:spacing w:val="-2"/>
                <w:sz w:val="18"/>
                <w14:textFill>
                  <w14:solidFill>
                    <w14:schemeClr w14:val="tx1"/>
                  </w14:solidFill>
                </w14:textFill>
              </w:rPr>
              <w:t>（耦合</w:t>
            </w:r>
            <w:r>
              <w:rPr>
                <w:color w:val="000000" w:themeColor="text1"/>
                <w:spacing w:val="-10"/>
                <w:sz w:val="18"/>
                <w14:textFill>
                  <w14:solidFill>
                    <w14:schemeClr w14:val="tx1"/>
                  </w14:solidFill>
                </w14:textFill>
              </w:rPr>
              <w:t>）</w:t>
            </w:r>
          </w:p>
        </w:tc>
        <w:tc>
          <w:tcPr>
            <w:tcW w:w="2453" w:type="dxa"/>
            <w:vAlign w:val="center"/>
          </w:tcPr>
          <w:p w14:paraId="7BDC424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通信线</w:t>
            </w:r>
          </w:p>
        </w:tc>
      </w:tr>
      <w:tr w14:paraId="3D7405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jc w:val="center"/>
        </w:trPr>
        <w:tc>
          <w:tcPr>
            <w:tcW w:w="2465" w:type="dxa"/>
            <w:vMerge w:val="continue"/>
            <w:tcBorders>
              <w:top w:val="nil"/>
            </w:tcBorders>
            <w:vAlign w:val="center"/>
          </w:tcPr>
          <w:p w14:paraId="5B6F775B">
            <w:pPr>
              <w:spacing w:line="240" w:lineRule="auto"/>
              <w:ind w:firstLine="0" w:firstLineChars="0"/>
              <w:jc w:val="center"/>
              <w:rPr>
                <w:color w:val="000000" w:themeColor="text1"/>
                <w:sz w:val="2"/>
                <w:szCs w:val="2"/>
                <w14:textFill>
                  <w14:solidFill>
                    <w14:schemeClr w14:val="tx1"/>
                  </w14:solidFill>
                </w14:textFill>
              </w:rPr>
            </w:pPr>
          </w:p>
        </w:tc>
        <w:tc>
          <w:tcPr>
            <w:tcW w:w="658" w:type="dxa"/>
            <w:vAlign w:val="center"/>
          </w:tcPr>
          <w:p w14:paraId="6B1452DB">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2763" w:type="dxa"/>
            <w:vAlign w:val="center"/>
          </w:tcPr>
          <w:p w14:paraId="68DFA39D">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 xml:space="preserve">4.0 </w:t>
            </w:r>
            <w:r>
              <w:rPr>
                <w:rFonts w:ascii="Times New Roman"/>
                <w:color w:val="000000" w:themeColor="text1"/>
                <w:spacing w:val="-5"/>
                <w:sz w:val="18"/>
                <w14:textFill>
                  <w14:solidFill>
                    <w14:schemeClr w14:val="tx1"/>
                  </w14:solidFill>
                </w14:textFill>
              </w:rPr>
              <w:t>kV</w:t>
            </w:r>
          </w:p>
        </w:tc>
        <w:tc>
          <w:tcPr>
            <w:tcW w:w="2453" w:type="dxa"/>
            <w:vAlign w:val="center"/>
          </w:tcPr>
          <w:p w14:paraId="7A091050">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电源回路</w:t>
            </w:r>
          </w:p>
        </w:tc>
      </w:tr>
      <w:tr w14:paraId="4A2BEA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9" w:hRule="atLeast"/>
          <w:jc w:val="center"/>
        </w:trPr>
        <w:tc>
          <w:tcPr>
            <w:tcW w:w="2465" w:type="dxa"/>
            <w:vAlign w:val="center"/>
          </w:tcPr>
          <w:p w14:paraId="17C16889">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浪涌抗扰度</w:t>
            </w:r>
          </w:p>
        </w:tc>
        <w:tc>
          <w:tcPr>
            <w:tcW w:w="658" w:type="dxa"/>
            <w:vAlign w:val="center"/>
          </w:tcPr>
          <w:p w14:paraId="2AB0AA45">
            <w:pPr>
              <w:pStyle w:val="24"/>
              <w:spacing w:line="240" w:lineRule="auto"/>
              <w:ind w:firstLine="0" w:firstLineChars="0"/>
              <w:jc w:val="center"/>
              <w:rPr>
                <w:rFonts w:ascii="黑体"/>
                <w:color w:val="000000" w:themeColor="text1"/>
                <w:sz w:val="16"/>
                <w14:textFill>
                  <w14:solidFill>
                    <w14:schemeClr w14:val="tx1"/>
                  </w14:solidFill>
                </w14:textFill>
              </w:rPr>
            </w:pPr>
          </w:p>
          <w:p w14:paraId="1A0CA4F0">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2763" w:type="dxa"/>
            <w:vAlign w:val="center"/>
          </w:tcPr>
          <w:p w14:paraId="77945D1A">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4.0</w:t>
            </w:r>
            <w:r>
              <w:rPr>
                <w:rFonts w:ascii="Times New Roman" w:eastAsia="Times New Roman"/>
                <w:color w:val="000000" w:themeColor="text1"/>
                <w:spacing w:val="-1"/>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kV</w:t>
            </w:r>
            <w:r>
              <w:rPr>
                <w:color w:val="000000" w:themeColor="text1"/>
                <w:sz w:val="18"/>
                <w14:textFill>
                  <w14:solidFill>
                    <w14:schemeClr w14:val="tx1"/>
                  </w14:solidFill>
                </w14:textFill>
              </w:rPr>
              <w:t>（共模</w:t>
            </w:r>
            <w:r>
              <w:rPr>
                <w:color w:val="000000" w:themeColor="text1"/>
                <w:spacing w:val="-10"/>
                <w:sz w:val="18"/>
                <w14:textFill>
                  <w14:solidFill>
                    <w14:schemeClr w14:val="tx1"/>
                  </w14:solidFill>
                </w14:textFill>
              </w:rPr>
              <w:t>）</w:t>
            </w:r>
          </w:p>
          <w:p w14:paraId="08EB4278">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2.0</w:t>
            </w:r>
            <w:r>
              <w:rPr>
                <w:rFonts w:ascii="Times New Roman" w:eastAsia="Times New Roman"/>
                <w:color w:val="000000" w:themeColor="text1"/>
                <w:spacing w:val="-1"/>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kV</w:t>
            </w:r>
            <w:r>
              <w:rPr>
                <w:color w:val="000000" w:themeColor="text1"/>
                <w:sz w:val="18"/>
                <w14:textFill>
                  <w14:solidFill>
                    <w14:schemeClr w14:val="tx1"/>
                  </w14:solidFill>
                </w14:textFill>
              </w:rPr>
              <w:t>（差模</w:t>
            </w:r>
            <w:r>
              <w:rPr>
                <w:color w:val="000000" w:themeColor="text1"/>
                <w:spacing w:val="-10"/>
                <w:sz w:val="18"/>
                <w14:textFill>
                  <w14:solidFill>
                    <w14:schemeClr w14:val="tx1"/>
                  </w14:solidFill>
                </w14:textFill>
              </w:rPr>
              <w:t>）</w:t>
            </w:r>
          </w:p>
        </w:tc>
        <w:tc>
          <w:tcPr>
            <w:tcW w:w="2453" w:type="dxa"/>
            <w:vAlign w:val="center"/>
          </w:tcPr>
          <w:p w14:paraId="2E9F5D61">
            <w:pPr>
              <w:pStyle w:val="24"/>
              <w:spacing w:line="240" w:lineRule="auto"/>
              <w:ind w:firstLine="0" w:firstLineChars="0"/>
              <w:jc w:val="center"/>
              <w:rPr>
                <w:rFonts w:ascii="黑体"/>
                <w:color w:val="000000" w:themeColor="text1"/>
                <w:sz w:val="16"/>
                <w14:textFill>
                  <w14:solidFill>
                    <w14:schemeClr w14:val="tx1"/>
                  </w14:solidFill>
                </w14:textFill>
              </w:rPr>
            </w:pPr>
          </w:p>
          <w:p w14:paraId="1662C7D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电源回路</w:t>
            </w:r>
          </w:p>
        </w:tc>
      </w:tr>
      <w:tr w14:paraId="735A1C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jc w:val="center"/>
        </w:trPr>
        <w:tc>
          <w:tcPr>
            <w:tcW w:w="2465" w:type="dxa"/>
            <w:vAlign w:val="center"/>
          </w:tcPr>
          <w:p w14:paraId="781A3922">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阻尼振荡波抗扰度</w:t>
            </w:r>
          </w:p>
        </w:tc>
        <w:tc>
          <w:tcPr>
            <w:tcW w:w="658" w:type="dxa"/>
            <w:vAlign w:val="center"/>
          </w:tcPr>
          <w:p w14:paraId="7906DB44">
            <w:pPr>
              <w:pStyle w:val="24"/>
              <w:spacing w:line="240" w:lineRule="auto"/>
              <w:ind w:firstLine="0" w:firstLineChars="0"/>
              <w:jc w:val="center"/>
              <w:rPr>
                <w:rFonts w:ascii="黑体"/>
                <w:color w:val="000000" w:themeColor="text1"/>
                <w:sz w:val="16"/>
                <w14:textFill>
                  <w14:solidFill>
                    <w14:schemeClr w14:val="tx1"/>
                  </w14:solidFill>
                </w14:textFill>
              </w:rPr>
            </w:pPr>
          </w:p>
          <w:p w14:paraId="6804C5EC">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2763" w:type="dxa"/>
            <w:vAlign w:val="center"/>
          </w:tcPr>
          <w:p w14:paraId="7F1623A8">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2.5</w:t>
            </w:r>
            <w:r>
              <w:rPr>
                <w:rFonts w:ascii="Times New Roman" w:eastAsia="Times New Roman"/>
                <w:color w:val="000000" w:themeColor="text1"/>
                <w:spacing w:val="-1"/>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kV</w:t>
            </w:r>
            <w:r>
              <w:rPr>
                <w:color w:val="000000" w:themeColor="text1"/>
                <w:sz w:val="18"/>
                <w14:textFill>
                  <w14:solidFill>
                    <w14:schemeClr w14:val="tx1"/>
                  </w14:solidFill>
                </w14:textFill>
              </w:rPr>
              <w:t>（共模</w:t>
            </w:r>
            <w:r>
              <w:rPr>
                <w:color w:val="000000" w:themeColor="text1"/>
                <w:spacing w:val="-10"/>
                <w:sz w:val="18"/>
                <w14:textFill>
                  <w14:solidFill>
                    <w14:schemeClr w14:val="tx1"/>
                  </w14:solidFill>
                </w14:textFill>
              </w:rPr>
              <w:t>）</w:t>
            </w:r>
          </w:p>
          <w:p w14:paraId="1BB3AA3D">
            <w:pPr>
              <w:pStyle w:val="24"/>
              <w:spacing w:line="240" w:lineRule="auto"/>
              <w:ind w:firstLine="0" w:firstLineChars="0"/>
              <w:jc w:val="center"/>
              <w:rPr>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1</w:t>
            </w:r>
            <w:r>
              <w:rPr>
                <w:rFonts w:ascii="Times New Roman" w:eastAsia="Times New Roman"/>
                <w:color w:val="000000" w:themeColor="text1"/>
                <w:spacing w:val="-3"/>
                <w:sz w:val="18"/>
                <w14:textFill>
                  <w14:solidFill>
                    <w14:schemeClr w14:val="tx1"/>
                  </w14:solidFill>
                </w14:textFill>
              </w:rPr>
              <w:t xml:space="preserve"> </w:t>
            </w:r>
            <w:r>
              <w:rPr>
                <w:rFonts w:ascii="Times New Roman" w:eastAsia="Times New Roman"/>
                <w:color w:val="000000" w:themeColor="text1"/>
                <w:sz w:val="18"/>
                <w14:textFill>
                  <w14:solidFill>
                    <w14:schemeClr w14:val="tx1"/>
                  </w14:solidFill>
                </w14:textFill>
              </w:rPr>
              <w:t>kV</w:t>
            </w:r>
            <w:r>
              <w:rPr>
                <w:color w:val="000000" w:themeColor="text1"/>
                <w:sz w:val="18"/>
                <w14:textFill>
                  <w14:solidFill>
                    <w14:schemeClr w14:val="tx1"/>
                  </w14:solidFill>
                </w14:textFill>
              </w:rPr>
              <w:t>（差模</w:t>
            </w:r>
            <w:r>
              <w:rPr>
                <w:color w:val="000000" w:themeColor="text1"/>
                <w:spacing w:val="-10"/>
                <w:sz w:val="18"/>
                <w14:textFill>
                  <w14:solidFill>
                    <w14:schemeClr w14:val="tx1"/>
                  </w14:solidFill>
                </w14:textFill>
              </w:rPr>
              <w:t>）</w:t>
            </w:r>
          </w:p>
        </w:tc>
        <w:tc>
          <w:tcPr>
            <w:tcW w:w="2453" w:type="dxa"/>
            <w:vAlign w:val="center"/>
          </w:tcPr>
          <w:p w14:paraId="5690F9A7">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电源回路</w:t>
            </w:r>
          </w:p>
        </w:tc>
      </w:tr>
    </w:tbl>
    <w:p w14:paraId="26F1C26B">
      <w:pPr>
        <w:pStyle w:val="3"/>
        <w:ind w:firstLine="0" w:firstLineChars="0"/>
        <w:rPr>
          <w:color w:val="000000" w:themeColor="text1"/>
          <w14:textFill>
            <w14:solidFill>
              <w14:schemeClr w14:val="tx1"/>
            </w14:solidFill>
          </w14:textFill>
        </w:rPr>
      </w:pPr>
      <w:bookmarkStart w:id="280" w:name="_Toc21570"/>
      <w:bookmarkStart w:id="281" w:name="_Toc2109"/>
      <w:bookmarkStart w:id="282" w:name="_Toc13345"/>
      <w:bookmarkStart w:id="283" w:name="_Toc25368"/>
      <w:bookmarkStart w:id="284" w:name="_Toc12511"/>
      <w:r>
        <w:rPr>
          <w:rFonts w:hint="eastAsia"/>
          <w:color w:val="000000" w:themeColor="text1"/>
          <w14:textFill>
            <w14:solidFill>
              <w14:schemeClr w14:val="tx1"/>
            </w14:solidFill>
          </w14:textFill>
        </w:rPr>
        <w:t xml:space="preserve">4.13 </w:t>
      </w:r>
      <w:r>
        <w:rPr>
          <w:color w:val="000000" w:themeColor="text1"/>
          <w14:textFill>
            <w14:solidFill>
              <w14:schemeClr w14:val="tx1"/>
            </w14:solidFill>
          </w14:textFill>
        </w:rPr>
        <w:t>连续通电稳定性</w:t>
      </w:r>
      <w:bookmarkEnd w:id="280"/>
      <w:bookmarkEnd w:id="281"/>
      <w:bookmarkEnd w:id="282"/>
      <w:bookmarkEnd w:id="283"/>
      <w:bookmarkEnd w:id="284"/>
    </w:p>
    <w:p w14:paraId="07504338">
      <w:pPr>
        <w:spacing w:line="560" w:lineRule="exact"/>
        <w:ind w:firstLineChars="0"/>
        <w:rPr>
          <w:rFonts w:ascii="宋体" w:hAnsi="宋体"/>
        </w:rPr>
      </w:pPr>
      <w:r>
        <w:rPr>
          <w:rFonts w:hint="eastAsia" w:ascii="宋体" w:hAnsi="宋体"/>
        </w:rPr>
        <w:t>协议转换单元在正常工作状态连续通电72h，在72h期间每8h进行抽测，其功能和性能应满足本标准相关的要求。</w:t>
      </w:r>
    </w:p>
    <w:p w14:paraId="0C4565EA">
      <w:pPr>
        <w:pStyle w:val="3"/>
        <w:ind w:firstLine="0" w:firstLineChars="0"/>
        <w:rPr>
          <w:color w:val="000000" w:themeColor="text1"/>
          <w14:textFill>
            <w14:solidFill>
              <w14:schemeClr w14:val="tx1"/>
            </w14:solidFill>
          </w14:textFill>
        </w:rPr>
      </w:pPr>
      <w:bookmarkStart w:id="285" w:name="_Toc30411"/>
      <w:bookmarkStart w:id="286" w:name="_Toc25455"/>
      <w:bookmarkStart w:id="287" w:name="_Toc28050"/>
      <w:bookmarkStart w:id="288" w:name="_Toc20832"/>
      <w:bookmarkStart w:id="289" w:name="_Toc20932"/>
      <w:r>
        <w:rPr>
          <w:rFonts w:hint="eastAsia"/>
          <w:color w:val="000000" w:themeColor="text1"/>
          <w14:textFill>
            <w14:solidFill>
              <w14:schemeClr w14:val="tx1"/>
            </w14:solidFill>
          </w14:textFill>
        </w:rPr>
        <w:t xml:space="preserve">4.14 </w:t>
      </w:r>
      <w:r>
        <w:rPr>
          <w:color w:val="000000" w:themeColor="text1"/>
          <w14:textFill>
            <w14:solidFill>
              <w14:schemeClr w14:val="tx1"/>
            </w14:solidFill>
          </w14:textFill>
        </w:rPr>
        <w:t>可靠性指标</w:t>
      </w:r>
      <w:bookmarkEnd w:id="285"/>
      <w:bookmarkEnd w:id="286"/>
      <w:bookmarkEnd w:id="287"/>
      <w:bookmarkEnd w:id="288"/>
      <w:bookmarkEnd w:id="289"/>
    </w:p>
    <w:p w14:paraId="4AA351FD">
      <w:pPr>
        <w:spacing w:line="560" w:lineRule="exact"/>
        <w:ind w:firstLineChars="0"/>
        <w:rPr>
          <w:rFonts w:ascii="宋体" w:hAnsi="宋体"/>
        </w:rPr>
      </w:pPr>
      <w:r>
        <w:rPr>
          <w:rFonts w:hint="eastAsia" w:ascii="宋体" w:hAnsi="宋体"/>
        </w:rPr>
        <w:t>协议转换单元的平均无故障工作时间（MTBF）不低于8.76×10</w:t>
      </w:r>
      <w:r>
        <w:rPr>
          <w:rFonts w:hint="eastAsia" w:ascii="宋体" w:hAnsi="宋体"/>
          <w:vertAlign w:val="superscript"/>
        </w:rPr>
        <w:t>4</w:t>
      </w:r>
      <w:r>
        <w:rPr>
          <w:rFonts w:hint="eastAsia" w:ascii="宋体" w:hAnsi="宋体"/>
        </w:rPr>
        <w:t>h。</w:t>
      </w:r>
    </w:p>
    <w:p w14:paraId="7834D695">
      <w:pPr>
        <w:pStyle w:val="3"/>
        <w:ind w:firstLine="0" w:firstLineChars="0"/>
        <w:rPr>
          <w:color w:val="000000" w:themeColor="text1"/>
          <w14:textFill>
            <w14:solidFill>
              <w14:schemeClr w14:val="tx1"/>
            </w14:solidFill>
          </w14:textFill>
        </w:rPr>
      </w:pPr>
      <w:bookmarkStart w:id="290" w:name="_Toc21797"/>
      <w:bookmarkStart w:id="291" w:name="_Toc21632"/>
      <w:bookmarkStart w:id="292" w:name="_Toc3031"/>
      <w:bookmarkStart w:id="293" w:name="_Toc10452"/>
      <w:bookmarkStart w:id="294" w:name="_Toc28464"/>
      <w:r>
        <w:rPr>
          <w:rFonts w:hint="eastAsia"/>
          <w:color w:val="000000" w:themeColor="text1"/>
          <w14:textFill>
            <w14:solidFill>
              <w14:schemeClr w14:val="tx1"/>
            </w14:solidFill>
          </w14:textFill>
        </w:rPr>
        <w:t xml:space="preserve">4.15 </w:t>
      </w:r>
      <w:r>
        <w:rPr>
          <w:color w:val="000000" w:themeColor="text1"/>
          <w14:textFill>
            <w14:solidFill>
              <w14:schemeClr w14:val="tx1"/>
            </w14:solidFill>
          </w14:textFill>
        </w:rPr>
        <w:t>包装要求</w:t>
      </w:r>
      <w:bookmarkEnd w:id="290"/>
      <w:bookmarkEnd w:id="291"/>
      <w:bookmarkEnd w:id="292"/>
      <w:bookmarkEnd w:id="293"/>
      <w:bookmarkEnd w:id="294"/>
    </w:p>
    <w:p w14:paraId="40D95434">
      <w:pPr>
        <w:spacing w:line="560" w:lineRule="exact"/>
        <w:ind w:firstLineChars="0"/>
        <w:rPr>
          <w:rFonts w:ascii="宋体" w:hAnsi="宋体"/>
        </w:rPr>
      </w:pPr>
      <w:r>
        <w:rPr>
          <w:rFonts w:hint="eastAsia" w:ascii="宋体" w:hAnsi="宋体"/>
        </w:rPr>
        <w:t>应符合 GB/T 13384—2008 可靠包装要求。</w:t>
      </w:r>
    </w:p>
    <w:p w14:paraId="48159D35">
      <w:pPr>
        <w:pStyle w:val="2"/>
        <w:rPr>
          <w:color w:val="000000" w:themeColor="text1"/>
          <w14:textFill>
            <w14:solidFill>
              <w14:schemeClr w14:val="tx1"/>
            </w14:solidFill>
          </w14:textFill>
        </w:rPr>
      </w:pPr>
      <w:bookmarkStart w:id="295" w:name="_Toc29072"/>
      <w:bookmarkStart w:id="296" w:name="_Toc1257017293"/>
      <w:bookmarkStart w:id="297" w:name="_Toc22468"/>
      <w:bookmarkStart w:id="298" w:name="_Toc1553867961"/>
      <w:bookmarkStart w:id="299" w:name="_Toc588893186"/>
      <w:bookmarkStart w:id="300" w:name="_Toc16924"/>
      <w:bookmarkStart w:id="301" w:name="_Toc32396"/>
      <w:bookmarkStart w:id="302" w:name="_Toc28226"/>
      <w:bookmarkStart w:id="303" w:name="_Toc19033"/>
      <w:bookmarkStart w:id="304" w:name="_Toc478"/>
      <w:bookmarkStart w:id="305" w:name="_Toc24767"/>
      <w:bookmarkStart w:id="306" w:name="_Toc25229"/>
      <w:r>
        <w:rPr>
          <w:rFonts w:hint="eastAsia"/>
          <w:color w:val="000000" w:themeColor="text1"/>
          <w14:textFill>
            <w14:solidFill>
              <w14:schemeClr w14:val="tx1"/>
            </w14:solidFill>
          </w14:textFill>
        </w:rPr>
        <w:t xml:space="preserve">5 </w:t>
      </w:r>
      <w:r>
        <w:rPr>
          <w:color w:val="000000" w:themeColor="text1"/>
          <w14:textFill>
            <w14:solidFill>
              <w14:schemeClr w14:val="tx1"/>
            </w14:solidFill>
          </w14:textFill>
        </w:rPr>
        <w:t>材料及工艺要求</w:t>
      </w:r>
      <w:bookmarkEnd w:id="295"/>
      <w:bookmarkEnd w:id="296"/>
      <w:bookmarkEnd w:id="297"/>
      <w:bookmarkEnd w:id="298"/>
      <w:bookmarkEnd w:id="299"/>
      <w:bookmarkEnd w:id="300"/>
      <w:bookmarkEnd w:id="301"/>
      <w:bookmarkEnd w:id="302"/>
      <w:bookmarkEnd w:id="303"/>
      <w:bookmarkEnd w:id="304"/>
      <w:bookmarkEnd w:id="305"/>
      <w:bookmarkEnd w:id="306"/>
    </w:p>
    <w:p w14:paraId="4EBAB7F5">
      <w:pPr>
        <w:pStyle w:val="3"/>
        <w:ind w:firstLine="0" w:firstLineChars="0"/>
        <w:rPr>
          <w:color w:val="000000" w:themeColor="text1"/>
          <w14:textFill>
            <w14:solidFill>
              <w14:schemeClr w14:val="tx1"/>
            </w14:solidFill>
          </w14:textFill>
        </w:rPr>
      </w:pPr>
      <w:bookmarkStart w:id="307" w:name="_Toc31505"/>
      <w:bookmarkStart w:id="308" w:name="_Toc3820"/>
      <w:bookmarkStart w:id="309" w:name="_Toc25227"/>
      <w:bookmarkStart w:id="310" w:name="_Toc16902"/>
      <w:bookmarkStart w:id="311" w:name="_Toc25837"/>
      <w:r>
        <w:rPr>
          <w:rFonts w:hint="eastAsia"/>
          <w:color w:val="000000" w:themeColor="text1"/>
          <w14:textFill>
            <w14:solidFill>
              <w14:schemeClr w14:val="tx1"/>
            </w14:solidFill>
          </w14:textFill>
        </w:rPr>
        <w:t xml:space="preserve">5.1 </w:t>
      </w:r>
      <w:r>
        <w:rPr>
          <w:color w:val="000000" w:themeColor="text1"/>
          <w14:textFill>
            <w14:solidFill>
              <w14:schemeClr w14:val="tx1"/>
            </w14:solidFill>
          </w14:textFill>
        </w:rPr>
        <w:t>线路板及元器件</w:t>
      </w:r>
      <w:bookmarkEnd w:id="307"/>
      <w:bookmarkEnd w:id="308"/>
      <w:bookmarkEnd w:id="309"/>
      <w:bookmarkEnd w:id="310"/>
      <w:bookmarkEnd w:id="311"/>
    </w:p>
    <w:p w14:paraId="001B8051">
      <w:pPr>
        <w:spacing w:line="560" w:lineRule="exact"/>
        <w:ind w:firstLineChars="0"/>
        <w:rPr>
          <w:rFonts w:ascii="宋体" w:hAnsi="宋体"/>
        </w:rPr>
      </w:pPr>
      <w:r>
        <w:rPr>
          <w:rFonts w:hint="eastAsia" w:ascii="宋体" w:hAnsi="宋体"/>
        </w:rPr>
        <w:t>线路板及元器件材料及工艺要求如下：</w:t>
      </w:r>
    </w:p>
    <w:p w14:paraId="2E4A3A3F">
      <w:pPr>
        <w:spacing w:line="560" w:lineRule="exact"/>
        <w:ind w:firstLineChars="0"/>
        <w:rPr>
          <w:rFonts w:ascii="宋体" w:hAnsi="宋体"/>
        </w:rPr>
      </w:pPr>
      <w:r>
        <w:rPr>
          <w:rFonts w:hint="eastAsia" w:ascii="宋体" w:hAnsi="宋体"/>
        </w:rPr>
        <w:t>1）线路板应用耐氧化、耐腐蚀的双面敷铜环氧树脂板，应具有产品生产厂家的标识；</w:t>
      </w:r>
    </w:p>
    <w:p w14:paraId="39DA12F2">
      <w:pPr>
        <w:spacing w:line="560" w:lineRule="exact"/>
        <w:ind w:firstLineChars="0"/>
        <w:rPr>
          <w:rFonts w:ascii="宋体" w:hAnsi="宋体"/>
        </w:rPr>
      </w:pPr>
      <w:r>
        <w:rPr>
          <w:rFonts w:hint="eastAsia" w:ascii="宋体" w:hAnsi="宋体"/>
        </w:rPr>
        <w:t>2）线路板表面应清洗干净，不应有明显的污渍和焊迹，应进行绝缘、防腐处理；</w:t>
      </w:r>
    </w:p>
    <w:p w14:paraId="0C7A0E68">
      <w:pPr>
        <w:spacing w:line="560" w:lineRule="exact"/>
        <w:ind w:firstLineChars="0"/>
        <w:rPr>
          <w:rFonts w:ascii="宋体" w:hAnsi="宋体"/>
        </w:rPr>
      </w:pPr>
      <w:r>
        <w:rPr>
          <w:rFonts w:hint="eastAsia" w:ascii="宋体" w:hAnsi="宋体"/>
        </w:rPr>
        <w:t>3）协议转换单元内所有元器件均应防锈蚀、防氧化，紧固点牢靠；</w:t>
      </w:r>
    </w:p>
    <w:p w14:paraId="68CFC506">
      <w:pPr>
        <w:spacing w:line="560" w:lineRule="exact"/>
        <w:ind w:firstLineChars="0"/>
        <w:rPr>
          <w:rFonts w:ascii="宋体" w:hAnsi="宋体"/>
        </w:rPr>
      </w:pPr>
      <w:r>
        <w:rPr>
          <w:rFonts w:hint="eastAsia" w:ascii="宋体" w:hAnsi="宋体"/>
        </w:rPr>
        <w:t>4）电子元器件（除电源器件外）可使用贴片元件；</w:t>
      </w:r>
    </w:p>
    <w:p w14:paraId="0F228756">
      <w:pPr>
        <w:spacing w:line="560" w:lineRule="exact"/>
        <w:ind w:firstLineChars="0"/>
        <w:rPr>
          <w:rFonts w:ascii="宋体" w:hAnsi="宋体"/>
        </w:rPr>
      </w:pPr>
      <w:r>
        <w:rPr>
          <w:rFonts w:hint="eastAsia" w:ascii="宋体" w:hAnsi="宋体"/>
        </w:rPr>
        <w:t>5）线路板焊接可采用回流焊和波峰焊工艺；</w:t>
      </w:r>
    </w:p>
    <w:p w14:paraId="5D318AFC">
      <w:pPr>
        <w:spacing w:line="560" w:lineRule="exact"/>
        <w:ind w:firstLineChars="0"/>
        <w:rPr>
          <w:rFonts w:ascii="宋体" w:hAnsi="宋体"/>
        </w:rPr>
      </w:pPr>
      <w:r>
        <w:rPr>
          <w:rFonts w:hint="eastAsia" w:ascii="宋体" w:hAnsi="宋体"/>
        </w:rPr>
        <w:t>6）协议转换单元内部端钮螺钉、引线之间以及线路板之间应保持足够的间隙和安全距离；</w:t>
      </w:r>
    </w:p>
    <w:p w14:paraId="5FB217CE">
      <w:pPr>
        <w:spacing w:line="560" w:lineRule="exact"/>
        <w:ind w:firstLineChars="0"/>
        <w:rPr>
          <w:rFonts w:ascii="宋体" w:hAnsi="宋体"/>
        </w:rPr>
      </w:pPr>
      <w:r>
        <w:rPr>
          <w:rFonts w:hint="eastAsia" w:ascii="宋体" w:hAnsi="宋体"/>
        </w:rPr>
        <w:t>7）电源变压器等较重的器件应安装牢固。</w:t>
      </w:r>
    </w:p>
    <w:p w14:paraId="70D6835B">
      <w:pPr>
        <w:pStyle w:val="3"/>
        <w:ind w:firstLine="0" w:firstLineChars="0"/>
        <w:rPr>
          <w:color w:val="000000" w:themeColor="text1"/>
          <w14:textFill>
            <w14:solidFill>
              <w14:schemeClr w14:val="tx1"/>
            </w14:solidFill>
          </w14:textFill>
        </w:rPr>
      </w:pPr>
      <w:bookmarkStart w:id="312" w:name="_Toc12386"/>
      <w:bookmarkStart w:id="313" w:name="_Toc36"/>
      <w:bookmarkStart w:id="314" w:name="_Toc27363"/>
      <w:bookmarkStart w:id="315" w:name="_Toc15260"/>
      <w:bookmarkStart w:id="316" w:name="_Toc9271"/>
      <w:r>
        <w:rPr>
          <w:rFonts w:hint="eastAsia"/>
          <w:color w:val="000000" w:themeColor="text1"/>
          <w14:textFill>
            <w14:solidFill>
              <w14:schemeClr w14:val="tx1"/>
            </w14:solidFill>
          </w14:textFill>
        </w:rPr>
        <w:t>5</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底座</w:t>
      </w:r>
      <w:bookmarkEnd w:id="312"/>
      <w:bookmarkEnd w:id="313"/>
      <w:bookmarkEnd w:id="314"/>
      <w:bookmarkEnd w:id="315"/>
      <w:bookmarkEnd w:id="316"/>
    </w:p>
    <w:p w14:paraId="20B199C7">
      <w:pPr>
        <w:spacing w:line="560" w:lineRule="exact"/>
        <w:ind w:firstLineChars="0"/>
        <w:rPr>
          <w:rFonts w:ascii="宋体" w:hAnsi="宋体"/>
        </w:rPr>
      </w:pPr>
      <w:r>
        <w:rPr>
          <w:rFonts w:hint="eastAsia" w:ascii="宋体" w:hAnsi="宋体"/>
        </w:rPr>
        <w:t>协议转换单元后盖材料及工艺要求如下：</w:t>
      </w:r>
    </w:p>
    <w:p w14:paraId="1FD2F370">
      <w:pPr>
        <w:spacing w:line="560" w:lineRule="exact"/>
        <w:ind w:firstLineChars="0"/>
        <w:rPr>
          <w:rFonts w:ascii="宋体" w:hAnsi="宋体"/>
        </w:rPr>
      </w:pPr>
      <w:r>
        <w:rPr>
          <w:rFonts w:hint="eastAsia" w:ascii="宋体" w:hAnsi="宋体"/>
        </w:rPr>
        <w:t>1）可采用嵌入式或延伸型后盖；</w:t>
      </w:r>
    </w:p>
    <w:p w14:paraId="478396B9">
      <w:pPr>
        <w:spacing w:line="560" w:lineRule="exact"/>
        <w:ind w:firstLineChars="0"/>
        <w:rPr>
          <w:rFonts w:ascii="宋体" w:hAnsi="宋体"/>
        </w:rPr>
      </w:pPr>
      <w:r>
        <w:rPr>
          <w:rFonts w:hint="eastAsia" w:ascii="宋体" w:hAnsi="宋体"/>
        </w:rPr>
        <w:t>2）后盖应使用绝缘、阻燃、抗紫外线的环保材料制成；</w:t>
      </w:r>
    </w:p>
    <w:p w14:paraId="5469534F">
      <w:pPr>
        <w:spacing w:line="560" w:lineRule="exact"/>
        <w:ind w:firstLineChars="0"/>
        <w:rPr>
          <w:rFonts w:ascii="宋体" w:hAnsi="宋体"/>
        </w:rPr>
      </w:pPr>
      <w:r>
        <w:rPr>
          <w:rFonts w:hint="eastAsia" w:ascii="宋体" w:hAnsi="宋体"/>
        </w:rPr>
        <w:t>3）后盖应耐腐蚀、抗老化、有足够的硬度，安装后不应有变形现象；</w:t>
      </w:r>
    </w:p>
    <w:p w14:paraId="7951D25E">
      <w:pPr>
        <w:spacing w:line="560" w:lineRule="exact"/>
        <w:ind w:firstLineChars="0"/>
        <w:rPr>
          <w:rFonts w:ascii="宋体" w:hAnsi="宋体"/>
        </w:rPr>
      </w:pPr>
      <w:r>
        <w:rPr>
          <w:rFonts w:hint="eastAsia" w:ascii="宋体" w:hAnsi="宋体"/>
        </w:rPr>
        <w:t>4）后盖颜色色卡号 PANTONE：Cool Gray 1 U，色差值ΔE≤2.0。</w:t>
      </w:r>
    </w:p>
    <w:p w14:paraId="5C20D52D">
      <w:pPr>
        <w:pStyle w:val="3"/>
        <w:ind w:firstLine="0" w:firstLineChars="0"/>
        <w:rPr>
          <w:color w:val="000000" w:themeColor="text1"/>
          <w14:textFill>
            <w14:solidFill>
              <w14:schemeClr w14:val="tx1"/>
            </w14:solidFill>
          </w14:textFill>
        </w:rPr>
      </w:pPr>
      <w:bookmarkStart w:id="317" w:name="_Toc31635"/>
      <w:bookmarkStart w:id="318" w:name="_Toc515"/>
      <w:bookmarkStart w:id="319" w:name="_Toc19391"/>
      <w:bookmarkStart w:id="320" w:name="_Toc8046"/>
      <w:bookmarkStart w:id="321" w:name="_Toc19251"/>
      <w:r>
        <w:rPr>
          <w:rFonts w:hint="eastAsia"/>
          <w:color w:val="000000" w:themeColor="text1"/>
          <w14:textFill>
            <w14:solidFill>
              <w14:schemeClr w14:val="tx1"/>
            </w14:solidFill>
          </w14:textFill>
        </w:rPr>
        <w:t>5</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上盖</w:t>
      </w:r>
      <w:bookmarkEnd w:id="317"/>
      <w:bookmarkEnd w:id="318"/>
      <w:bookmarkEnd w:id="319"/>
      <w:bookmarkEnd w:id="320"/>
      <w:bookmarkEnd w:id="321"/>
    </w:p>
    <w:p w14:paraId="51ECEE48">
      <w:pPr>
        <w:spacing w:line="560" w:lineRule="exact"/>
        <w:ind w:firstLineChars="0"/>
        <w:rPr>
          <w:rFonts w:ascii="宋体" w:hAnsi="宋体"/>
        </w:rPr>
      </w:pPr>
      <w:r>
        <w:rPr>
          <w:rFonts w:hint="eastAsia" w:ascii="宋体" w:hAnsi="宋体"/>
        </w:rPr>
        <w:t>协议转换单元主壳体的材料及工艺要求如下：</w:t>
      </w:r>
    </w:p>
    <w:p w14:paraId="6E382AB2">
      <w:pPr>
        <w:spacing w:line="560" w:lineRule="exact"/>
        <w:ind w:firstLineChars="0"/>
        <w:rPr>
          <w:rFonts w:ascii="宋体" w:hAnsi="宋体"/>
        </w:rPr>
      </w:pPr>
      <w:r>
        <w:rPr>
          <w:rFonts w:hint="eastAsia" w:ascii="宋体" w:hAnsi="宋体"/>
        </w:rPr>
        <w:t>1）主壳体应使用绝缘、阻燃、防紫外线的环保材料制成；</w:t>
      </w:r>
    </w:p>
    <w:p w14:paraId="7A00793D">
      <w:pPr>
        <w:spacing w:line="560" w:lineRule="exact"/>
        <w:ind w:firstLineChars="0"/>
        <w:rPr>
          <w:rFonts w:ascii="宋体" w:hAnsi="宋体"/>
        </w:rPr>
      </w:pPr>
      <w:r>
        <w:rPr>
          <w:rFonts w:hint="eastAsia" w:ascii="宋体" w:hAnsi="宋体"/>
        </w:rPr>
        <w:t>2）主壳体应耐腐蚀、抗老化、有足够的硬度，安装后，不应有变形现象；</w:t>
      </w:r>
    </w:p>
    <w:p w14:paraId="141B69B8">
      <w:pPr>
        <w:spacing w:line="560" w:lineRule="exact"/>
        <w:ind w:firstLineChars="0"/>
        <w:rPr>
          <w:rFonts w:ascii="宋体" w:hAnsi="宋体"/>
        </w:rPr>
      </w:pPr>
      <w:r>
        <w:rPr>
          <w:rFonts w:hint="eastAsia" w:ascii="宋体" w:hAnsi="宋体"/>
        </w:rPr>
        <w:t>3）主壳体颜色色卡号 PANTONE：Cool Gray 1 U，色差值ΔE≤2.0。</w:t>
      </w:r>
    </w:p>
    <w:p w14:paraId="0D0F6230">
      <w:pPr>
        <w:pStyle w:val="3"/>
        <w:ind w:firstLine="0" w:firstLineChars="0"/>
        <w:rPr>
          <w:color w:val="000000" w:themeColor="text1"/>
          <w14:textFill>
            <w14:solidFill>
              <w14:schemeClr w14:val="tx1"/>
            </w14:solidFill>
          </w14:textFill>
        </w:rPr>
      </w:pPr>
      <w:bookmarkStart w:id="322" w:name="_Toc2519"/>
      <w:bookmarkStart w:id="323" w:name="_Toc5783"/>
      <w:bookmarkStart w:id="324" w:name="_Toc17201"/>
      <w:bookmarkStart w:id="325" w:name="_Toc25342"/>
      <w:bookmarkStart w:id="326" w:name="_Toc6109"/>
      <w:r>
        <w:rPr>
          <w:rFonts w:hint="eastAsia"/>
          <w:color w:val="000000" w:themeColor="text1"/>
          <w14:textFill>
            <w14:solidFill>
              <w14:schemeClr w14:val="tx1"/>
            </w14:solidFill>
          </w14:textFill>
        </w:rPr>
        <w:t>5</w:t>
      </w:r>
      <w:r>
        <w:rPr>
          <w:color w:val="000000" w:themeColor="text1"/>
          <w:lang w:eastAsia="en-US"/>
          <w14:textFill>
            <w14:solidFill>
              <w14:schemeClr w14:val="tx1"/>
            </w14:solidFill>
          </w14:textFill>
        </w:rPr>
        <w:t>.4</w:t>
      </w:r>
      <w:r>
        <w:rPr>
          <w:color w:val="000000" w:themeColor="text1"/>
          <w14:textFill>
            <w14:solidFill>
              <w14:schemeClr w14:val="tx1"/>
            </w14:solidFill>
          </w14:textFill>
        </w:rPr>
        <w:t>端子座及接线端子</w:t>
      </w:r>
      <w:bookmarkEnd w:id="322"/>
      <w:bookmarkEnd w:id="323"/>
      <w:bookmarkEnd w:id="324"/>
      <w:bookmarkEnd w:id="325"/>
      <w:bookmarkEnd w:id="326"/>
    </w:p>
    <w:p w14:paraId="03E3F9DE">
      <w:pPr>
        <w:spacing w:line="560" w:lineRule="exact"/>
        <w:ind w:firstLineChars="0"/>
        <w:rPr>
          <w:rFonts w:ascii="宋体" w:hAnsi="宋体"/>
        </w:rPr>
      </w:pPr>
      <w:r>
        <w:rPr>
          <w:rFonts w:hint="eastAsia" w:ascii="宋体" w:hAnsi="宋体"/>
        </w:rPr>
        <w:t>协议转换单元的接线端子应满足如下要求：</w:t>
      </w:r>
    </w:p>
    <w:p w14:paraId="79216095">
      <w:pPr>
        <w:spacing w:line="560" w:lineRule="exact"/>
        <w:ind w:firstLineChars="0"/>
        <w:rPr>
          <w:rFonts w:ascii="宋体" w:hAnsi="宋体"/>
        </w:rPr>
      </w:pPr>
      <w:r>
        <w:rPr>
          <w:rFonts w:hint="eastAsia" w:ascii="宋体" w:hAnsi="宋体"/>
        </w:rPr>
        <w:t>1）接线端子号应清晰可辨，且不易磨损；</w:t>
      </w:r>
    </w:p>
    <w:p w14:paraId="5AD757BC">
      <w:pPr>
        <w:spacing w:line="560" w:lineRule="exact"/>
        <w:ind w:firstLineChars="0"/>
        <w:rPr>
          <w:rFonts w:ascii="宋体" w:hAnsi="宋体"/>
        </w:rPr>
      </w:pPr>
      <w:r>
        <w:rPr>
          <w:rFonts w:hint="eastAsia" w:ascii="宋体" w:hAnsi="宋体"/>
        </w:rPr>
        <w:t>2）电源、RS485 应采用优质钢材镀锌制成，镀锌防锈处理；接线端子螺钉应使用防锈且导电性能好的一字、十字通用型的复合槽螺钉，具有足够的机械强度；</w:t>
      </w:r>
    </w:p>
    <w:p w14:paraId="0556E3DD">
      <w:pPr>
        <w:spacing w:line="560" w:lineRule="exact"/>
        <w:ind w:firstLineChars="0"/>
        <w:rPr>
          <w:rFonts w:ascii="宋体" w:hAnsi="宋体"/>
        </w:rPr>
      </w:pPr>
      <w:r>
        <w:rPr>
          <w:rFonts w:hint="eastAsia" w:ascii="宋体" w:hAnsi="宋体"/>
        </w:rPr>
        <w:t>3）接线端子螺钉、接线端子、电压接插件等按 GB/T 2423.17 相关要求，满足 48 小时中性盐雾试验要求。</w:t>
      </w:r>
    </w:p>
    <w:p w14:paraId="3A6FFE33">
      <w:pPr>
        <w:pStyle w:val="3"/>
        <w:ind w:firstLine="0" w:firstLineChars="0"/>
        <w:rPr>
          <w:color w:val="000000" w:themeColor="text1"/>
          <w14:textFill>
            <w14:solidFill>
              <w14:schemeClr w14:val="tx1"/>
            </w14:solidFill>
          </w14:textFill>
        </w:rPr>
      </w:pPr>
      <w:bookmarkStart w:id="327" w:name="_Toc16536"/>
      <w:bookmarkStart w:id="328" w:name="_Toc26271"/>
      <w:bookmarkStart w:id="329" w:name="_Toc30950"/>
      <w:bookmarkStart w:id="330" w:name="_Toc15297"/>
      <w:bookmarkStart w:id="331" w:name="_Toc22264"/>
      <w:r>
        <w:rPr>
          <w:rFonts w:hint="eastAsia"/>
          <w:color w:val="000000" w:themeColor="text1"/>
          <w14:textFill>
            <w14:solidFill>
              <w14:schemeClr w14:val="tx1"/>
            </w14:solidFill>
          </w14:textFill>
        </w:rPr>
        <w:t>5</w:t>
      </w:r>
      <w:r>
        <w:rPr>
          <w:color w:val="000000" w:themeColor="text1"/>
          <w14:textFill>
            <w14:solidFill>
              <w14:schemeClr w14:val="tx1"/>
            </w14:solidFill>
          </w14:textFill>
        </w:rPr>
        <w:t>.5翻盖</w:t>
      </w:r>
      <w:bookmarkEnd w:id="327"/>
      <w:bookmarkEnd w:id="328"/>
      <w:bookmarkEnd w:id="329"/>
      <w:bookmarkEnd w:id="330"/>
      <w:bookmarkEnd w:id="331"/>
    </w:p>
    <w:p w14:paraId="66E734CB">
      <w:pPr>
        <w:spacing w:line="560" w:lineRule="exact"/>
        <w:ind w:firstLineChars="0"/>
        <w:rPr>
          <w:rFonts w:ascii="宋体" w:hAnsi="宋体"/>
        </w:rPr>
      </w:pPr>
      <w:r>
        <w:rPr>
          <w:rFonts w:hint="eastAsia" w:ascii="宋体" w:hAnsi="宋体"/>
        </w:rPr>
        <w:t>翻盖材料及工艺要求如下：</w:t>
      </w:r>
    </w:p>
    <w:p w14:paraId="30768391">
      <w:pPr>
        <w:spacing w:line="560" w:lineRule="exact"/>
        <w:ind w:firstLineChars="0"/>
        <w:rPr>
          <w:rFonts w:ascii="宋体" w:hAnsi="宋体"/>
        </w:rPr>
      </w:pPr>
      <w:r>
        <w:rPr>
          <w:rFonts w:hint="eastAsia" w:ascii="宋体" w:hAnsi="宋体"/>
        </w:rPr>
        <w:t>1）翻盖不应使用再生材料，翻盖与上盖应无缝紧密结合；</w:t>
      </w:r>
    </w:p>
    <w:p w14:paraId="5E7D4674">
      <w:pPr>
        <w:spacing w:line="560" w:lineRule="exact"/>
        <w:ind w:firstLineChars="0"/>
        <w:rPr>
          <w:rFonts w:ascii="宋体" w:hAnsi="宋体"/>
        </w:rPr>
      </w:pPr>
      <w:r>
        <w:rPr>
          <w:rFonts w:hint="eastAsia" w:ascii="宋体" w:hAnsi="宋体"/>
        </w:rPr>
        <w:t>2）翻盖应开闭灵活，盖体偏离垂直位置 10º以上时，应可自由扣合，翻盖最大开启角度应在 120º～150º，翻盖过程中铭牌不应脱落；</w:t>
      </w:r>
    </w:p>
    <w:p w14:paraId="1825601F">
      <w:pPr>
        <w:spacing w:line="560" w:lineRule="exact"/>
        <w:ind w:firstLineChars="0"/>
        <w:rPr>
          <w:rFonts w:ascii="宋体" w:hAnsi="宋体"/>
        </w:rPr>
      </w:pPr>
      <w:r>
        <w:rPr>
          <w:rFonts w:hint="eastAsia" w:ascii="宋体" w:hAnsi="宋体"/>
        </w:rPr>
        <w:t>3）翻盖螺钉应采用 HPb59-1 铜或铁钝化、镀铬或镀镍制成的十字、一字通用型螺钉。</w:t>
      </w:r>
    </w:p>
    <w:p w14:paraId="6502B15F">
      <w:pPr>
        <w:pStyle w:val="3"/>
        <w:ind w:firstLine="0" w:firstLineChars="0"/>
        <w:rPr>
          <w:color w:val="000000" w:themeColor="text1"/>
          <w14:textFill>
            <w14:solidFill>
              <w14:schemeClr w14:val="tx1"/>
            </w14:solidFill>
          </w14:textFill>
        </w:rPr>
      </w:pPr>
      <w:bookmarkStart w:id="332" w:name="_Toc31308"/>
      <w:bookmarkStart w:id="333" w:name="_Toc22967"/>
      <w:bookmarkStart w:id="334" w:name="_Toc24471"/>
      <w:bookmarkStart w:id="335" w:name="_Toc5687"/>
      <w:bookmarkStart w:id="336" w:name="_Toc14939"/>
      <w:r>
        <w:rPr>
          <w:rFonts w:hint="eastAsia"/>
          <w:color w:val="000000" w:themeColor="text1"/>
          <w14:textFill>
            <w14:solidFill>
              <w14:schemeClr w14:val="tx1"/>
            </w14:solidFill>
          </w14:textFill>
        </w:rPr>
        <w:t>5</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通信</w:t>
      </w:r>
      <w:r>
        <w:rPr>
          <w:color w:val="000000" w:themeColor="text1"/>
          <w14:textFill>
            <w14:solidFill>
              <w14:schemeClr w14:val="tx1"/>
            </w14:solidFill>
          </w14:textFill>
        </w:rPr>
        <w:t>模块</w:t>
      </w:r>
      <w:bookmarkEnd w:id="332"/>
      <w:bookmarkEnd w:id="333"/>
      <w:bookmarkEnd w:id="334"/>
      <w:bookmarkEnd w:id="335"/>
      <w:bookmarkEnd w:id="336"/>
    </w:p>
    <w:p w14:paraId="7BB3A79B">
      <w:pPr>
        <w:spacing w:line="560" w:lineRule="exact"/>
        <w:ind w:firstLineChars="0"/>
        <w:rPr>
          <w:rFonts w:ascii="宋体" w:hAnsi="宋体"/>
        </w:rPr>
      </w:pPr>
      <w:r>
        <w:rPr>
          <w:rFonts w:hint="eastAsia" w:ascii="宋体" w:hAnsi="宋体"/>
        </w:rPr>
        <w:t>通信模块要求如下：</w:t>
      </w:r>
    </w:p>
    <w:p w14:paraId="02F14DD5">
      <w:pPr>
        <w:spacing w:line="560" w:lineRule="exact"/>
        <w:ind w:firstLineChars="0"/>
        <w:rPr>
          <w:rFonts w:ascii="宋体" w:hAnsi="宋体"/>
        </w:rPr>
      </w:pPr>
      <w:r>
        <w:rPr>
          <w:rFonts w:hint="eastAsia" w:ascii="宋体" w:hAnsi="宋体"/>
        </w:rPr>
        <w:t>1）应插拔方便，模块材料、颜色与上盖一致。</w:t>
      </w:r>
    </w:p>
    <w:p w14:paraId="02D82A0A">
      <w:pPr>
        <w:spacing w:line="560" w:lineRule="exact"/>
        <w:ind w:firstLineChars="0"/>
        <w:rPr>
          <w:rFonts w:ascii="宋体" w:hAnsi="宋体"/>
        </w:rPr>
      </w:pPr>
      <w:r>
        <w:rPr>
          <w:rFonts w:hint="eastAsia" w:ascii="宋体" w:hAnsi="宋体"/>
        </w:rPr>
        <w:t>2）通信模块标识应包含指示灯状态、产品商标或企业标识、端子说明、芯片厂商标识。</w:t>
      </w:r>
    </w:p>
    <w:p w14:paraId="2BA0D382">
      <w:pPr>
        <w:pStyle w:val="3"/>
        <w:ind w:firstLine="0" w:firstLineChars="0"/>
        <w:rPr>
          <w:color w:val="000000" w:themeColor="text1"/>
          <w14:textFill>
            <w14:solidFill>
              <w14:schemeClr w14:val="tx1"/>
            </w14:solidFill>
          </w14:textFill>
        </w:rPr>
      </w:pPr>
      <w:bookmarkStart w:id="337" w:name="_Toc16743"/>
      <w:bookmarkStart w:id="338" w:name="_Toc17026"/>
      <w:bookmarkStart w:id="339" w:name="_Toc13753"/>
      <w:bookmarkStart w:id="340" w:name="_Toc9306"/>
      <w:bookmarkStart w:id="341" w:name="_Toc10338"/>
      <w:r>
        <w:rPr>
          <w:rFonts w:hint="eastAsia"/>
          <w:color w:val="000000" w:themeColor="text1"/>
          <w14:textFill>
            <w14:solidFill>
              <w14:schemeClr w14:val="tx1"/>
            </w14:solidFill>
          </w14:textFill>
        </w:rPr>
        <w:t>5</w:t>
      </w:r>
      <w:r>
        <w:rPr>
          <w:color w:val="000000" w:themeColor="text1"/>
          <w14:textFill>
            <w14:solidFill>
              <w14:schemeClr w14:val="tx1"/>
            </w14:solidFill>
          </w14:textFill>
        </w:rPr>
        <w:t>.7铭牌</w:t>
      </w:r>
      <w:bookmarkEnd w:id="337"/>
      <w:bookmarkEnd w:id="338"/>
      <w:bookmarkEnd w:id="339"/>
      <w:bookmarkEnd w:id="340"/>
      <w:bookmarkEnd w:id="341"/>
    </w:p>
    <w:p w14:paraId="54DB0D0F">
      <w:pPr>
        <w:spacing w:line="560" w:lineRule="exact"/>
        <w:ind w:firstLineChars="0"/>
        <w:rPr>
          <w:rFonts w:ascii="宋体" w:hAnsi="宋体"/>
        </w:rPr>
      </w:pPr>
      <w:r>
        <w:rPr>
          <w:rFonts w:hint="eastAsia" w:ascii="宋体" w:hAnsi="宋体"/>
        </w:rPr>
        <w:t>铭牌材料及工艺要求如下：</w:t>
      </w:r>
    </w:p>
    <w:p w14:paraId="313F4D0A">
      <w:pPr>
        <w:spacing w:line="560" w:lineRule="exact"/>
        <w:ind w:firstLineChars="0"/>
        <w:rPr>
          <w:rFonts w:ascii="宋体" w:hAnsi="宋体"/>
        </w:rPr>
      </w:pPr>
      <w:r>
        <w:rPr>
          <w:rFonts w:hint="eastAsia" w:ascii="宋体" w:hAnsi="宋体"/>
        </w:rPr>
        <w:t>1）铭牌材料不应采用金属材料，应具有耐高温、防紫外线功能；</w:t>
      </w:r>
    </w:p>
    <w:p w14:paraId="106DA0E1">
      <w:pPr>
        <w:spacing w:line="560" w:lineRule="exact"/>
        <w:ind w:firstLineChars="0"/>
        <w:rPr>
          <w:rFonts w:ascii="宋体" w:hAnsi="宋体"/>
        </w:rPr>
      </w:pPr>
      <w:r>
        <w:rPr>
          <w:rFonts w:hint="eastAsia" w:ascii="宋体" w:hAnsi="宋体"/>
        </w:rPr>
        <w:t>2）铭牌带有条形码的位置应标志清晰，条形码区域底层应为黑色，上层应为白色；</w:t>
      </w:r>
    </w:p>
    <w:p w14:paraId="52348803">
      <w:pPr>
        <w:spacing w:line="560" w:lineRule="exact"/>
        <w:ind w:firstLineChars="0"/>
        <w:rPr>
          <w:rFonts w:ascii="宋体" w:hAnsi="宋体"/>
        </w:rPr>
      </w:pPr>
      <w:r>
        <w:rPr>
          <w:rFonts w:hint="eastAsia" w:ascii="宋体" w:hAnsi="宋体"/>
        </w:rPr>
        <w:t>3）铭牌底色色卡号 PANTONE：Cool Gray 4 U，文字应为黑色，具体要求见附录 A。</w:t>
      </w:r>
    </w:p>
    <w:p w14:paraId="348522EA">
      <w:pPr>
        <w:pStyle w:val="3"/>
        <w:ind w:firstLine="0" w:firstLineChars="0"/>
        <w:rPr>
          <w:color w:val="000000" w:themeColor="text1"/>
          <w14:textFill>
            <w14:solidFill>
              <w14:schemeClr w14:val="tx1"/>
            </w14:solidFill>
          </w14:textFill>
        </w:rPr>
      </w:pPr>
      <w:bookmarkStart w:id="342" w:name="_Toc25780"/>
      <w:bookmarkStart w:id="343" w:name="_Toc24035"/>
      <w:bookmarkStart w:id="344" w:name="_Toc17466"/>
      <w:bookmarkStart w:id="345" w:name="_Toc5568"/>
      <w:bookmarkStart w:id="346" w:name="_Toc7246"/>
      <w:r>
        <w:rPr>
          <w:rFonts w:hint="eastAsia"/>
          <w:color w:val="000000" w:themeColor="text1"/>
          <w14:textFill>
            <w14:solidFill>
              <w14:schemeClr w14:val="tx1"/>
            </w14:solidFill>
          </w14:textFill>
        </w:rPr>
        <w:t>5</w:t>
      </w:r>
      <w:r>
        <w:rPr>
          <w:color w:val="000000" w:themeColor="text1"/>
          <w14:textFill>
            <w14:solidFill>
              <w14:schemeClr w14:val="tx1"/>
            </w14:solidFill>
          </w14:textFill>
        </w:rPr>
        <w:t>.8接口转接线</w:t>
      </w:r>
      <w:bookmarkEnd w:id="342"/>
      <w:bookmarkEnd w:id="343"/>
      <w:bookmarkEnd w:id="344"/>
      <w:bookmarkEnd w:id="345"/>
      <w:bookmarkEnd w:id="346"/>
    </w:p>
    <w:p w14:paraId="13019A96">
      <w:pPr>
        <w:spacing w:line="560" w:lineRule="exact"/>
        <w:ind w:firstLineChars="0"/>
        <w:rPr>
          <w:rFonts w:ascii="宋体" w:hAnsi="宋体"/>
        </w:rPr>
      </w:pPr>
      <w:r>
        <w:rPr>
          <w:rFonts w:hint="eastAsia" w:ascii="宋体" w:hAnsi="宋体"/>
        </w:rPr>
        <w:t>协议转换单元接口转接线结构要求见附录B。</w:t>
      </w:r>
    </w:p>
    <w:p w14:paraId="69B06BEC">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9无线接口转换器</w:t>
      </w:r>
    </w:p>
    <w:p w14:paraId="152DED33">
      <w:pPr>
        <w:spacing w:line="480" w:lineRule="exact"/>
        <w:rPr>
          <w:rFonts w:ascii="宋体" w:hAnsi="宋体"/>
        </w:rPr>
      </w:pPr>
      <w:r>
        <w:rPr>
          <w:rFonts w:hint="eastAsia" w:ascii="宋体" w:hAnsi="宋体"/>
        </w:rPr>
        <w:t>协议转换单元无线接口转换器结构要求见附录C。</w:t>
      </w:r>
    </w:p>
    <w:p w14:paraId="01FC9BBF">
      <w:pPr>
        <w:pStyle w:val="2"/>
        <w:rPr>
          <w:color w:val="000000" w:themeColor="text1"/>
          <w14:textFill>
            <w14:solidFill>
              <w14:schemeClr w14:val="tx1"/>
            </w14:solidFill>
          </w14:textFill>
        </w:rPr>
      </w:pPr>
      <w:bookmarkStart w:id="347" w:name="_Toc24271"/>
      <w:bookmarkStart w:id="348" w:name="_Toc1944"/>
      <w:bookmarkStart w:id="349" w:name="_Toc23016"/>
      <w:bookmarkStart w:id="350" w:name="_Toc16999"/>
      <w:bookmarkStart w:id="351" w:name="_Toc1030439717"/>
      <w:bookmarkStart w:id="352" w:name="_Toc32214"/>
      <w:bookmarkStart w:id="353" w:name="_Toc1367234264"/>
      <w:bookmarkStart w:id="354" w:name="_Toc23286"/>
      <w:bookmarkStart w:id="355" w:name="_Toc25204"/>
      <w:bookmarkStart w:id="356" w:name="_Toc9445"/>
      <w:bookmarkStart w:id="357" w:name="_Toc920600654"/>
      <w:bookmarkStart w:id="358" w:name="_Toc2927"/>
      <w:r>
        <w:rPr>
          <w:rFonts w:hint="eastAsia"/>
          <w:color w:val="000000" w:themeColor="text1"/>
          <w14:textFill>
            <w14:solidFill>
              <w14:schemeClr w14:val="tx1"/>
            </w14:solidFill>
          </w14:textFill>
        </w:rPr>
        <w:t xml:space="preserve">6 </w:t>
      </w:r>
      <w:bookmarkEnd w:id="347"/>
      <w:r>
        <w:rPr>
          <w:rFonts w:hint="eastAsia"/>
          <w:color w:val="000000" w:themeColor="text1"/>
          <w14:textFill>
            <w14:solidFill>
              <w14:schemeClr w14:val="tx1"/>
            </w14:solidFill>
          </w14:textFill>
        </w:rPr>
        <w:t>验收</w:t>
      </w:r>
      <w:bookmarkEnd w:id="348"/>
      <w:bookmarkEnd w:id="349"/>
      <w:bookmarkEnd w:id="350"/>
      <w:bookmarkEnd w:id="351"/>
      <w:bookmarkEnd w:id="352"/>
      <w:bookmarkEnd w:id="353"/>
      <w:bookmarkEnd w:id="354"/>
      <w:bookmarkEnd w:id="355"/>
      <w:bookmarkEnd w:id="356"/>
      <w:bookmarkEnd w:id="357"/>
      <w:bookmarkEnd w:id="358"/>
    </w:p>
    <w:p w14:paraId="7290FD53">
      <w:pPr>
        <w:pStyle w:val="3"/>
        <w:ind w:firstLine="0" w:firstLineChars="0"/>
        <w:rPr>
          <w:color w:val="000000" w:themeColor="text1"/>
          <w14:textFill>
            <w14:solidFill>
              <w14:schemeClr w14:val="tx1"/>
            </w14:solidFill>
          </w14:textFill>
        </w:rPr>
      </w:pPr>
      <w:bookmarkStart w:id="359" w:name="_Toc23670"/>
      <w:bookmarkStart w:id="360" w:name="_Toc31346"/>
      <w:bookmarkStart w:id="361" w:name="_Toc27586"/>
      <w:bookmarkStart w:id="362" w:name="_Toc11645"/>
      <w:bookmarkStart w:id="363" w:name="_Toc26902"/>
      <w:bookmarkStart w:id="364" w:name="_Toc14824"/>
      <w:r>
        <w:rPr>
          <w:rFonts w:hint="eastAsia"/>
          <w:color w:val="000000" w:themeColor="text1"/>
          <w14:textFill>
            <w14:solidFill>
              <w14:schemeClr w14:val="tx1"/>
            </w14:solidFill>
          </w14:textFill>
        </w:rPr>
        <w:t xml:space="preserve">6.1 </w:t>
      </w:r>
      <w:bookmarkEnd w:id="359"/>
      <w:bookmarkEnd w:id="360"/>
      <w:r>
        <w:rPr>
          <w:rFonts w:hint="eastAsia"/>
          <w:color w:val="000000" w:themeColor="text1"/>
          <w14:textFill>
            <w14:solidFill>
              <w14:schemeClr w14:val="tx1"/>
            </w14:solidFill>
          </w14:textFill>
        </w:rPr>
        <w:t>全性能验收</w:t>
      </w:r>
      <w:bookmarkEnd w:id="361"/>
      <w:bookmarkEnd w:id="362"/>
      <w:bookmarkEnd w:id="363"/>
      <w:bookmarkEnd w:id="364"/>
    </w:p>
    <w:p w14:paraId="54372866">
      <w:pPr>
        <w:spacing w:line="560" w:lineRule="exact"/>
        <w:ind w:firstLineChars="0"/>
        <w:rPr>
          <w:rFonts w:ascii="宋体" w:hAnsi="宋体"/>
        </w:rPr>
      </w:pPr>
      <w:r>
        <w:rPr>
          <w:rFonts w:hint="eastAsia" w:ascii="宋体" w:hAnsi="宋体"/>
        </w:rPr>
        <w:t>按相关国家标准及行业标准、以及本标准规定的试验项目、试验要求和试验方法进行检验，以确定协议转换单元规定的特性并证明其与本标准要求的符合性。全性能试验的样品数量应不少于9台，试验项目和项目不合格类别的分类见表10，其中A 类不合格权值为1.0，B 类不合格权值为0.6，C 类不合格权值为0.2。</w:t>
      </w:r>
    </w:p>
    <w:p w14:paraId="791E6D0D">
      <w:pPr>
        <w:spacing w:line="560" w:lineRule="exact"/>
        <w:ind w:firstLineChars="0"/>
        <w:rPr>
          <w:rFonts w:ascii="宋体" w:hAnsi="宋体"/>
        </w:rPr>
      </w:pPr>
      <w:r>
        <w:rPr>
          <w:rFonts w:hint="eastAsia" w:ascii="宋体" w:hAnsi="宋体"/>
        </w:rPr>
        <w:t>验收结果的判定参照以下原则：</w:t>
      </w:r>
    </w:p>
    <w:p w14:paraId="47732C59">
      <w:pPr>
        <w:spacing w:line="560" w:lineRule="exact"/>
        <w:ind w:firstLineChars="0"/>
        <w:rPr>
          <w:rFonts w:ascii="宋体" w:hAnsi="宋体"/>
        </w:rPr>
      </w:pPr>
      <w:r>
        <w:rPr>
          <w:rFonts w:hint="eastAsia" w:ascii="宋体" w:hAnsi="宋体"/>
        </w:rPr>
        <w:t>a）检验中，以样本的A类不合格或其他类不合格折算为A类不合格，作为不合格判定数。</w:t>
      </w:r>
    </w:p>
    <w:p w14:paraId="27EFEF60">
      <w:pPr>
        <w:spacing w:line="560" w:lineRule="exact"/>
        <w:ind w:firstLineChars="0"/>
        <w:rPr>
          <w:rFonts w:ascii="宋体" w:hAnsi="宋体"/>
        </w:rPr>
      </w:pPr>
      <w:r>
        <w:rPr>
          <w:rFonts w:hint="eastAsia" w:ascii="宋体" w:hAnsi="宋体"/>
        </w:rPr>
        <w:t>b）除另有说明外，对在同一样本上重复出现的不合格（以A类计算），均按一个不合格计。</w:t>
      </w:r>
    </w:p>
    <w:p w14:paraId="5BF7201E">
      <w:pPr>
        <w:spacing w:line="560" w:lineRule="exact"/>
        <w:ind w:firstLineChars="0"/>
        <w:rPr>
          <w:rFonts w:ascii="宋体" w:hAnsi="宋体"/>
        </w:rPr>
      </w:pPr>
      <w:r>
        <w:rPr>
          <w:rFonts w:hint="eastAsia" w:ascii="宋体" w:hAnsi="宋体"/>
        </w:rPr>
        <w:t>c）检验中发现任一样品的A 类不合格或其他类不合格，折算为A类不合格的权值，累积数大于或等于1 时，则判为验收不合格。</w:t>
      </w:r>
    </w:p>
    <w:p w14:paraId="37D4D112">
      <w:pPr>
        <w:pStyle w:val="3"/>
        <w:ind w:firstLine="0" w:firstLineChars="0"/>
        <w:rPr>
          <w:color w:val="000000" w:themeColor="text1"/>
          <w14:textFill>
            <w14:solidFill>
              <w14:schemeClr w14:val="tx1"/>
            </w14:solidFill>
          </w14:textFill>
        </w:rPr>
      </w:pPr>
      <w:bookmarkStart w:id="365" w:name="_Toc7010"/>
      <w:bookmarkStart w:id="366" w:name="_Toc3518"/>
      <w:bookmarkStart w:id="367" w:name="_Toc14887"/>
      <w:bookmarkStart w:id="368" w:name="_Toc1870"/>
      <w:bookmarkStart w:id="369" w:name="_Toc30032"/>
      <w:bookmarkStart w:id="370" w:name="_Toc17682"/>
      <w:r>
        <w:rPr>
          <w:rFonts w:hint="eastAsia"/>
          <w:color w:val="000000" w:themeColor="text1"/>
          <w14:textFill>
            <w14:solidFill>
              <w14:schemeClr w14:val="tx1"/>
            </w14:solidFill>
          </w14:textFill>
        </w:rPr>
        <w:t>6</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 xml:space="preserve"> 抽样验收</w:t>
      </w:r>
      <w:bookmarkEnd w:id="365"/>
      <w:bookmarkEnd w:id="366"/>
      <w:bookmarkEnd w:id="367"/>
      <w:bookmarkEnd w:id="368"/>
      <w:bookmarkEnd w:id="369"/>
      <w:bookmarkEnd w:id="370"/>
    </w:p>
    <w:p w14:paraId="6636481C">
      <w:pPr>
        <w:spacing w:line="560" w:lineRule="exact"/>
        <w:ind w:firstLineChars="0"/>
        <w:rPr>
          <w:rFonts w:ascii="宋体" w:hAnsi="宋体"/>
        </w:rPr>
      </w:pPr>
      <w:r>
        <w:rPr>
          <w:rFonts w:hint="eastAsia" w:ascii="宋体" w:hAnsi="宋体"/>
        </w:rPr>
        <w:t>协议转换单元到货后，按相关国家标准及行业标准，以及本技术标准的要求，进行抽样验收试验，每批次抽样验收的样品数量为9只，试验项目参见表10。</w:t>
      </w:r>
    </w:p>
    <w:p w14:paraId="3484CFFB">
      <w:pPr>
        <w:spacing w:line="560" w:lineRule="exact"/>
        <w:ind w:firstLineChars="0"/>
        <w:rPr>
          <w:rFonts w:ascii="宋体" w:hAnsi="宋体"/>
        </w:rPr>
      </w:pPr>
      <w:r>
        <w:rPr>
          <w:rFonts w:hint="eastAsia" w:ascii="宋体" w:hAnsi="宋体"/>
        </w:rPr>
        <w:t>每种不同批次和不同的规格产品应单独进行抽样验收试验。</w:t>
      </w:r>
    </w:p>
    <w:p w14:paraId="3C23E410">
      <w:pPr>
        <w:pStyle w:val="3"/>
        <w:ind w:firstLine="0" w:firstLineChars="0"/>
        <w:rPr>
          <w:color w:val="000000" w:themeColor="text1"/>
          <w14:textFill>
            <w14:solidFill>
              <w14:schemeClr w14:val="tx1"/>
            </w14:solidFill>
          </w14:textFill>
        </w:rPr>
      </w:pPr>
      <w:bookmarkStart w:id="371" w:name="_Toc32547"/>
      <w:bookmarkStart w:id="372" w:name="_Toc9294"/>
      <w:bookmarkStart w:id="373" w:name="_Toc20825"/>
      <w:bookmarkStart w:id="374" w:name="_Toc20175"/>
      <w:bookmarkStart w:id="375" w:name="_Toc16911"/>
      <w:r>
        <w:rPr>
          <w:rFonts w:hint="eastAsia"/>
          <w:color w:val="000000" w:themeColor="text1"/>
          <w14:textFill>
            <w14:solidFill>
              <w14:schemeClr w14:val="tx1"/>
            </w14:solidFill>
          </w14:textFill>
        </w:rPr>
        <w:t>6</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项目和顺序</w:t>
      </w:r>
      <w:bookmarkEnd w:id="371"/>
      <w:bookmarkEnd w:id="372"/>
      <w:bookmarkEnd w:id="373"/>
      <w:bookmarkEnd w:id="374"/>
      <w:bookmarkEnd w:id="375"/>
    </w:p>
    <w:p w14:paraId="368DFC22">
      <w:pPr>
        <w:spacing w:line="560" w:lineRule="exact"/>
        <w:ind w:firstLineChars="0"/>
        <w:rPr>
          <w:rFonts w:ascii="宋体" w:hAnsi="宋体"/>
        </w:rPr>
      </w:pPr>
      <w:r>
        <w:rPr>
          <w:rFonts w:hint="eastAsia" w:ascii="宋体" w:hAnsi="宋体"/>
        </w:rPr>
        <w:t>试验项目列表见</w:t>
      </w:r>
      <w:r>
        <w:rPr>
          <w:rFonts w:hint="eastAsia" w:ascii="宋体" w:hAnsi="宋体"/>
        </w:rPr>
        <w:fldChar w:fldCharType="begin"/>
      </w:r>
      <w:r>
        <w:instrText xml:space="preserve"> REF _Ref22988  \* MERGEFORMAT</w:instrText>
      </w:r>
      <w:r>
        <w:rPr>
          <w:rFonts w:hint="eastAsia" w:ascii="宋体" w:hAnsi="宋体"/>
        </w:rPr>
        <w:fldChar w:fldCharType="separate"/>
      </w:r>
      <w:r>
        <w:rPr>
          <w:rFonts w:hint="eastAsia" w:ascii="宋体" w:hAnsi="宋体"/>
        </w:rPr>
        <w:t>表 10</w:t>
      </w:r>
      <w:r>
        <w:rPr>
          <w:rFonts w:hint="eastAsia" w:ascii="宋体" w:hAnsi="宋体"/>
        </w:rPr>
        <w:fldChar w:fldCharType="end"/>
      </w:r>
      <w:r>
        <w:rPr>
          <w:rFonts w:hint="eastAsia" w:ascii="宋体" w:hAnsi="宋体"/>
        </w:rPr>
        <w:t>。</w:t>
      </w:r>
    </w:p>
    <w:p w14:paraId="4762B37C">
      <w:pPr>
        <w:pStyle w:val="7"/>
        <w:rPr>
          <w:color w:val="000000" w:themeColor="text1"/>
          <w14:textFill>
            <w14:solidFill>
              <w14:schemeClr w14:val="tx1"/>
            </w14:solidFill>
          </w14:textFill>
        </w:rPr>
      </w:pPr>
      <w:bookmarkStart w:id="376" w:name="_Ref22988"/>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bookmarkEnd w:id="376"/>
      <w:r>
        <w:rPr>
          <w:rFonts w:hint="eastAsia"/>
          <w:color w:val="000000" w:themeColor="text1"/>
          <w14:textFill>
            <w14:solidFill>
              <w14:schemeClr w14:val="tx1"/>
            </w14:solidFill>
          </w14:textFill>
        </w:rPr>
        <w:t xml:space="preserve"> 试验项目表</w:t>
      </w:r>
    </w:p>
    <w:tbl>
      <w:tblPr>
        <w:tblStyle w:val="19"/>
        <w:tblW w:w="92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8"/>
        <w:gridCol w:w="1635"/>
        <w:gridCol w:w="2925"/>
        <w:gridCol w:w="1275"/>
        <w:gridCol w:w="1305"/>
        <w:gridCol w:w="1455"/>
      </w:tblGrid>
      <w:tr w14:paraId="15876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33" w:hRule="atLeast"/>
          <w:jc w:val="center"/>
        </w:trPr>
        <w:tc>
          <w:tcPr>
            <w:tcW w:w="698" w:type="dxa"/>
            <w:vAlign w:val="center"/>
          </w:tcPr>
          <w:p w14:paraId="3EF73C35">
            <w:pPr>
              <w:pStyle w:val="24"/>
              <w:spacing w:before="1" w:line="240" w:lineRule="auto"/>
              <w:ind w:left="135" w:right="125" w:firstLine="0" w:firstLineChars="0"/>
              <w:jc w:val="center"/>
              <w:rPr>
                <w:color w:val="000000" w:themeColor="text1"/>
                <w:sz w:val="18"/>
                <w14:textFill>
                  <w14:solidFill>
                    <w14:schemeClr w14:val="tx1"/>
                  </w14:solidFill>
                </w14:textFill>
              </w:rPr>
            </w:pPr>
            <w:r>
              <w:rPr>
                <w:rFonts w:hint="eastAsia"/>
                <w:color w:val="000000" w:themeColor="text1"/>
                <w:spacing w:val="-3"/>
                <w:sz w:val="18"/>
                <w14:textFill>
                  <w14:solidFill>
                    <w14:schemeClr w14:val="tx1"/>
                  </w14:solidFill>
                </w14:textFill>
              </w:rPr>
              <w:t>序号</w:t>
            </w:r>
          </w:p>
        </w:tc>
        <w:tc>
          <w:tcPr>
            <w:tcW w:w="1635" w:type="dxa"/>
            <w:vAlign w:val="center"/>
          </w:tcPr>
          <w:p w14:paraId="6BD792F9">
            <w:pPr>
              <w:pStyle w:val="24"/>
              <w:spacing w:before="1" w:line="240" w:lineRule="auto"/>
              <w:ind w:left="340" w:right="331" w:firstLine="0" w:firstLineChars="0"/>
              <w:jc w:val="center"/>
              <w:rPr>
                <w:color w:val="000000" w:themeColor="text1"/>
                <w:spacing w:val="-3"/>
                <w:sz w:val="18"/>
                <w14:textFill>
                  <w14:solidFill>
                    <w14:schemeClr w14:val="tx1"/>
                  </w14:solidFill>
                </w14:textFill>
              </w:rPr>
            </w:pPr>
          </w:p>
        </w:tc>
        <w:tc>
          <w:tcPr>
            <w:tcW w:w="2925" w:type="dxa"/>
            <w:vAlign w:val="center"/>
          </w:tcPr>
          <w:p w14:paraId="672C4956">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检验项目</w:t>
            </w:r>
          </w:p>
        </w:tc>
        <w:tc>
          <w:tcPr>
            <w:tcW w:w="1275" w:type="dxa"/>
            <w:vAlign w:val="center"/>
          </w:tcPr>
          <w:p w14:paraId="059B6353">
            <w:pPr>
              <w:pStyle w:val="24"/>
              <w:spacing w:before="1" w:line="240" w:lineRule="auto"/>
              <w:ind w:left="97" w:right="90"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不合格类别</w:t>
            </w:r>
          </w:p>
        </w:tc>
        <w:tc>
          <w:tcPr>
            <w:tcW w:w="1305" w:type="dxa"/>
            <w:vAlign w:val="center"/>
          </w:tcPr>
          <w:p w14:paraId="66EDAD7C">
            <w:pPr>
              <w:pStyle w:val="24"/>
              <w:spacing w:before="1" w:line="240" w:lineRule="auto"/>
              <w:ind w:left="158" w:right="151" w:firstLine="0" w:firstLineChars="0"/>
              <w:jc w:val="center"/>
              <w:rPr>
                <w:color w:val="000000" w:themeColor="text1"/>
                <w:sz w:val="18"/>
                <w14:textFill>
                  <w14:solidFill>
                    <w14:schemeClr w14:val="tx1"/>
                  </w14:solidFill>
                </w14:textFill>
              </w:rPr>
            </w:pPr>
            <w:r>
              <w:rPr>
                <w:rFonts w:hint="eastAsia"/>
                <w:color w:val="000000" w:themeColor="text1"/>
                <w:spacing w:val="-3"/>
                <w:sz w:val="18"/>
                <w14:textFill>
                  <w14:solidFill>
                    <w14:schemeClr w14:val="tx1"/>
                  </w14:solidFill>
                </w14:textFill>
              </w:rPr>
              <w:t>全性能</w:t>
            </w:r>
            <w:r>
              <w:rPr>
                <w:color w:val="000000" w:themeColor="text1"/>
                <w:spacing w:val="-3"/>
                <w:sz w:val="18"/>
                <w14:textFill>
                  <w14:solidFill>
                    <w14:schemeClr w14:val="tx1"/>
                  </w14:solidFill>
                </w14:textFill>
              </w:rPr>
              <w:t>试验</w:t>
            </w:r>
          </w:p>
        </w:tc>
        <w:tc>
          <w:tcPr>
            <w:tcW w:w="1455" w:type="dxa"/>
            <w:vAlign w:val="center"/>
          </w:tcPr>
          <w:p w14:paraId="50E78F36">
            <w:pPr>
              <w:pStyle w:val="24"/>
              <w:spacing w:before="1" w:line="240" w:lineRule="auto"/>
              <w:ind w:left="129" w:right="121" w:firstLine="0" w:firstLineChars="0"/>
              <w:jc w:val="center"/>
              <w:rPr>
                <w:color w:val="000000" w:themeColor="text1"/>
                <w:sz w:val="18"/>
                <w14:textFill>
                  <w14:solidFill>
                    <w14:schemeClr w14:val="tx1"/>
                  </w14:solidFill>
                </w14:textFill>
              </w:rPr>
            </w:pPr>
            <w:r>
              <w:rPr>
                <w:rFonts w:hint="eastAsia"/>
                <w:color w:val="000000" w:themeColor="text1"/>
                <w:spacing w:val="-3"/>
                <w:sz w:val="18"/>
                <w14:textFill>
                  <w14:solidFill>
                    <w14:schemeClr w14:val="tx1"/>
                  </w14:solidFill>
                </w14:textFill>
              </w:rPr>
              <w:t>抽样验收</w:t>
            </w:r>
            <w:r>
              <w:rPr>
                <w:color w:val="000000" w:themeColor="text1"/>
                <w:spacing w:val="-3"/>
                <w:sz w:val="18"/>
                <w14:textFill>
                  <w14:solidFill>
                    <w14:schemeClr w14:val="tx1"/>
                  </w14:solidFill>
                </w14:textFill>
              </w:rPr>
              <w:t>试验</w:t>
            </w:r>
          </w:p>
        </w:tc>
      </w:tr>
      <w:tr w14:paraId="56AAE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F54B04C">
            <w:pPr>
              <w:pStyle w:val="24"/>
              <w:spacing w:before="9"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1</w:t>
            </w:r>
          </w:p>
        </w:tc>
        <w:tc>
          <w:tcPr>
            <w:tcW w:w="1635" w:type="dxa"/>
            <w:vAlign w:val="center"/>
          </w:tcPr>
          <w:p w14:paraId="0E96FD0E">
            <w:pPr>
              <w:pStyle w:val="24"/>
              <w:spacing w:before="1" w:line="240" w:lineRule="auto"/>
              <w:ind w:left="340" w:right="331" w:firstLine="0" w:firstLineChars="0"/>
              <w:jc w:val="center"/>
              <w:rPr>
                <w:rFonts w:eastAsiaTheme="minorEastAsia"/>
                <w:color w:val="000000" w:themeColor="text1"/>
                <w:spacing w:val="-5"/>
                <w:sz w:val="18"/>
                <w14:textFill>
                  <w14:solidFill>
                    <w14:schemeClr w14:val="tx1"/>
                  </w14:solidFill>
                </w14:textFill>
              </w:rPr>
            </w:pPr>
            <w:r>
              <w:rPr>
                <w:rFonts w:hint="eastAsia"/>
                <w:color w:val="000000" w:themeColor="text1"/>
                <w:spacing w:val="-5"/>
                <w:sz w:val="18"/>
                <w14:textFill>
                  <w14:solidFill>
                    <w14:schemeClr w14:val="tx1"/>
                  </w14:solidFill>
                </w14:textFill>
              </w:rPr>
              <w:t>外形结构试验</w:t>
            </w:r>
          </w:p>
        </w:tc>
        <w:tc>
          <w:tcPr>
            <w:tcW w:w="2925" w:type="dxa"/>
            <w:vAlign w:val="center"/>
          </w:tcPr>
          <w:p w14:paraId="7CCAE2FE">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结构</w:t>
            </w:r>
          </w:p>
        </w:tc>
        <w:tc>
          <w:tcPr>
            <w:tcW w:w="1275" w:type="dxa"/>
            <w:vAlign w:val="center"/>
          </w:tcPr>
          <w:p w14:paraId="49B542C6">
            <w:pPr>
              <w:pStyle w:val="24"/>
              <w:spacing w:before="9"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C</w:t>
            </w:r>
          </w:p>
        </w:tc>
        <w:tc>
          <w:tcPr>
            <w:tcW w:w="1305" w:type="dxa"/>
            <w:vAlign w:val="center"/>
          </w:tcPr>
          <w:p w14:paraId="11E0D4C9">
            <w:pPr>
              <w:pStyle w:val="24"/>
              <w:spacing w:before="9"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c>
          <w:tcPr>
            <w:tcW w:w="1455" w:type="dxa"/>
            <w:vAlign w:val="center"/>
          </w:tcPr>
          <w:p w14:paraId="79040CED">
            <w:pPr>
              <w:pStyle w:val="24"/>
              <w:spacing w:before="9" w:line="240" w:lineRule="auto"/>
              <w:ind w:left="9"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789B7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2CCA189C">
            <w:pPr>
              <w:pStyle w:val="24"/>
              <w:spacing w:before="8" w:line="240" w:lineRule="auto"/>
              <w:ind w:left="9" w:firstLine="0" w:firstLineChars="0"/>
              <w:jc w:val="center"/>
              <w:rPr>
                <w:rFonts w:asci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2</w:t>
            </w:r>
          </w:p>
        </w:tc>
        <w:tc>
          <w:tcPr>
            <w:tcW w:w="1635" w:type="dxa"/>
            <w:vMerge w:val="restart"/>
            <w:vAlign w:val="center"/>
          </w:tcPr>
          <w:p w14:paraId="4B12781D">
            <w:pPr>
              <w:pStyle w:val="24"/>
              <w:spacing w:line="240" w:lineRule="auto"/>
              <w:ind w:left="340" w:right="331" w:firstLine="0" w:firstLineChars="0"/>
              <w:jc w:val="center"/>
              <w:rPr>
                <w:rFonts w:eastAsiaTheme="minorEastAsia"/>
                <w:color w:val="000000" w:themeColor="text1"/>
                <w:spacing w:val="-2"/>
                <w:sz w:val="18"/>
                <w14:textFill>
                  <w14:solidFill>
                    <w14:schemeClr w14:val="tx1"/>
                  </w14:solidFill>
                </w14:textFill>
              </w:rPr>
            </w:pPr>
            <w:r>
              <w:rPr>
                <w:rFonts w:hint="eastAsia"/>
                <w:color w:val="000000" w:themeColor="text1"/>
                <w:spacing w:val="-2"/>
                <w:sz w:val="18"/>
                <w14:textFill>
                  <w14:solidFill>
                    <w14:schemeClr w14:val="tx1"/>
                  </w14:solidFill>
                </w14:textFill>
              </w:rPr>
              <w:t>功能试验</w:t>
            </w:r>
          </w:p>
        </w:tc>
        <w:tc>
          <w:tcPr>
            <w:tcW w:w="2925" w:type="dxa"/>
            <w:vAlign w:val="center"/>
          </w:tcPr>
          <w:p w14:paraId="2CFC1062">
            <w:pPr>
              <w:pStyle w:val="24"/>
              <w:spacing w:line="240" w:lineRule="auto"/>
              <w:ind w:left="340" w:right="331" w:firstLine="0" w:firstLineChars="0"/>
              <w:jc w:val="center"/>
              <w:rPr>
                <w:color w:val="000000" w:themeColor="text1"/>
                <w:sz w:val="18"/>
                <w14:textFill>
                  <w14:solidFill>
                    <w14:schemeClr w14:val="tx1"/>
                  </w14:solidFill>
                </w14:textFill>
              </w:rPr>
            </w:pPr>
            <w:r>
              <w:rPr>
                <w:rFonts w:hint="eastAsia"/>
                <w:color w:val="000000" w:themeColor="text1"/>
                <w:spacing w:val="-2"/>
                <w:sz w:val="18"/>
                <w14:textFill>
                  <w14:solidFill>
                    <w14:schemeClr w14:val="tx1"/>
                  </w14:solidFill>
                </w14:textFill>
              </w:rPr>
              <w:t>上电检查</w:t>
            </w:r>
          </w:p>
        </w:tc>
        <w:tc>
          <w:tcPr>
            <w:tcW w:w="1275" w:type="dxa"/>
            <w:shd w:val="clear" w:color="auto" w:fill="auto"/>
            <w:vAlign w:val="center"/>
          </w:tcPr>
          <w:p w14:paraId="1E7E8A9B">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shd w:val="clear" w:color="auto" w:fill="auto"/>
            <w:vAlign w:val="center"/>
          </w:tcPr>
          <w:p w14:paraId="49FD918B">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75CE3B6B">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2568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29A53195">
            <w:pPr>
              <w:pStyle w:val="24"/>
              <w:spacing w:before="8" w:line="240" w:lineRule="auto"/>
              <w:ind w:left="9" w:firstLine="0" w:firstLineChars="0"/>
              <w:jc w:val="center"/>
              <w:rPr>
                <w:rFonts w:ascii="Times New Roman"/>
                <w:color w:val="000000" w:themeColor="text1"/>
                <w:sz w:val="18"/>
                <w14:textFill>
                  <w14:solidFill>
                    <w14:schemeClr w14:val="tx1"/>
                  </w14:solidFill>
                </w14:textFill>
              </w:rPr>
            </w:pPr>
          </w:p>
        </w:tc>
        <w:tc>
          <w:tcPr>
            <w:tcW w:w="1635" w:type="dxa"/>
            <w:vMerge w:val="continue"/>
            <w:vAlign w:val="center"/>
          </w:tcPr>
          <w:p w14:paraId="72ADC87B">
            <w:pPr>
              <w:pStyle w:val="24"/>
              <w:spacing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shd w:val="clear" w:color="auto" w:fill="auto"/>
            <w:vAlign w:val="center"/>
          </w:tcPr>
          <w:p w14:paraId="6FE5EFEA">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数据传输信道</w:t>
            </w:r>
          </w:p>
        </w:tc>
        <w:tc>
          <w:tcPr>
            <w:tcW w:w="1275" w:type="dxa"/>
            <w:shd w:val="clear" w:color="auto" w:fill="auto"/>
            <w:vAlign w:val="center"/>
          </w:tcPr>
          <w:p w14:paraId="469F86F3">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shd w:val="clear" w:color="auto" w:fill="auto"/>
            <w:vAlign w:val="center"/>
          </w:tcPr>
          <w:p w14:paraId="4526B0F4">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shd w:val="clear" w:color="auto" w:fill="auto"/>
            <w:vAlign w:val="center"/>
          </w:tcPr>
          <w:p w14:paraId="1D272E1F">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3550E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BEC52D8">
            <w:pPr>
              <w:pStyle w:val="24"/>
              <w:spacing w:before="8" w:line="240" w:lineRule="auto"/>
              <w:ind w:left="9" w:firstLine="0" w:firstLineChars="0"/>
              <w:jc w:val="center"/>
              <w:rPr>
                <w:rFonts w:asci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3</w:t>
            </w:r>
          </w:p>
        </w:tc>
        <w:tc>
          <w:tcPr>
            <w:tcW w:w="1635" w:type="dxa"/>
            <w:vMerge w:val="continue"/>
            <w:vAlign w:val="center"/>
          </w:tcPr>
          <w:p w14:paraId="71F83672">
            <w:pPr>
              <w:pStyle w:val="24"/>
              <w:spacing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2E3A5606">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通信协议一致性</w:t>
            </w:r>
          </w:p>
        </w:tc>
        <w:tc>
          <w:tcPr>
            <w:tcW w:w="1275" w:type="dxa"/>
            <w:vAlign w:val="center"/>
          </w:tcPr>
          <w:p w14:paraId="68FB61ED">
            <w:pPr>
              <w:pStyle w:val="24"/>
              <w:spacing w:before="8"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7F4B00B6">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02339D32">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6885F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jc w:val="center"/>
        </w:trPr>
        <w:tc>
          <w:tcPr>
            <w:tcW w:w="698" w:type="dxa"/>
            <w:vAlign w:val="center"/>
          </w:tcPr>
          <w:p w14:paraId="554D4C1E">
            <w:pPr>
              <w:pStyle w:val="24"/>
              <w:spacing w:before="8" w:line="240" w:lineRule="auto"/>
              <w:ind w:left="9" w:firstLine="0" w:firstLineChars="0"/>
              <w:jc w:val="center"/>
              <w:rPr>
                <w:rFonts w:asci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4</w:t>
            </w:r>
          </w:p>
        </w:tc>
        <w:tc>
          <w:tcPr>
            <w:tcW w:w="1635" w:type="dxa"/>
            <w:vMerge w:val="continue"/>
            <w:vAlign w:val="center"/>
          </w:tcPr>
          <w:p w14:paraId="20507565">
            <w:pPr>
              <w:pStyle w:val="24"/>
              <w:spacing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0B32C2BD">
            <w:pPr>
              <w:pStyle w:val="24"/>
              <w:spacing w:line="240" w:lineRule="auto"/>
              <w:ind w:left="340" w:right="331" w:firstLine="0" w:firstLineChars="0"/>
              <w:jc w:val="center"/>
              <w:rPr>
                <w:rFonts w:asciiTheme="minorEastAsia" w:hAnsiTheme="minorEastAsia" w:eastAsiaTheme="minorEastAsia" w:cstheme="minorEastAsia"/>
                <w:color w:val="000000" w:themeColor="text1"/>
                <w:spacing w:val="-5"/>
                <w:sz w:val="18"/>
                <w:szCs w:val="22"/>
                <w14:textFill>
                  <w14:solidFill>
                    <w14:schemeClr w14:val="tx1"/>
                  </w14:solidFill>
                </w14:textFill>
              </w:rPr>
            </w:pPr>
            <w:r>
              <w:rPr>
                <w:rFonts w:hint="eastAsia"/>
                <w:color w:val="000000" w:themeColor="text1"/>
                <w:spacing w:val="-5"/>
                <w:sz w:val="18"/>
                <w14:textFill>
                  <w14:solidFill>
                    <w14:schemeClr w14:val="tx1"/>
                  </w14:solidFill>
                </w14:textFill>
              </w:rPr>
              <w:t>柔性调节</w:t>
            </w:r>
          </w:p>
        </w:tc>
        <w:tc>
          <w:tcPr>
            <w:tcW w:w="1275" w:type="dxa"/>
            <w:vAlign w:val="center"/>
          </w:tcPr>
          <w:p w14:paraId="7D98E261">
            <w:pPr>
              <w:pStyle w:val="24"/>
              <w:spacing w:before="8" w:line="240" w:lineRule="auto"/>
              <w:ind w:left="7" w:firstLine="0" w:firstLineChars="0"/>
              <w:jc w:val="center"/>
              <w:rPr>
                <w:rFonts w:ascii="Times New Roman" w:hAnsiTheme="minorEastAsia" w:eastAsiaTheme="minorEastAsia" w:cstheme="minorEastAsia"/>
                <w:color w:val="000000" w:themeColor="text1"/>
                <w:sz w:val="18"/>
                <w:szCs w:val="22"/>
                <w14:textFill>
                  <w14:solidFill>
                    <w14:schemeClr w14:val="tx1"/>
                  </w14:solidFill>
                </w14:textFill>
              </w:rPr>
            </w:pPr>
            <w:r>
              <w:rPr>
                <w:rFonts w:hint="eastAsia" w:ascii="Times New Roman"/>
                <w:color w:val="000000" w:themeColor="text1"/>
                <w:sz w:val="18"/>
                <w14:textFill>
                  <w14:solidFill>
                    <w14:schemeClr w14:val="tx1"/>
                  </w14:solidFill>
                </w14:textFill>
              </w:rPr>
              <w:t>A</w:t>
            </w:r>
          </w:p>
        </w:tc>
        <w:tc>
          <w:tcPr>
            <w:tcW w:w="1305" w:type="dxa"/>
            <w:vAlign w:val="center"/>
          </w:tcPr>
          <w:p w14:paraId="02E08551">
            <w:pPr>
              <w:pStyle w:val="24"/>
              <w:spacing w:before="8" w:line="240" w:lineRule="auto"/>
              <w:ind w:left="158" w:right="150" w:firstLine="0" w:firstLineChars="0"/>
              <w:jc w:val="center"/>
              <w:rPr>
                <w:rFonts w:ascii="Times New Roman" w:hAnsi="Times New Roman"/>
                <w:color w:val="000000" w:themeColor="text1"/>
                <w:spacing w:val="-5"/>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3B3700F4">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10A1B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71D0A036">
            <w:pPr>
              <w:pStyle w:val="24"/>
              <w:spacing w:before="8"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5</w:t>
            </w:r>
          </w:p>
        </w:tc>
        <w:tc>
          <w:tcPr>
            <w:tcW w:w="1635" w:type="dxa"/>
            <w:vMerge w:val="restart"/>
            <w:vAlign w:val="center"/>
          </w:tcPr>
          <w:p w14:paraId="0873E72D">
            <w:pPr>
              <w:pStyle w:val="24"/>
              <w:spacing w:line="240" w:lineRule="auto"/>
              <w:ind w:left="340" w:right="331" w:firstLine="0" w:firstLineChars="0"/>
              <w:jc w:val="center"/>
              <w:rPr>
                <w:rFonts w:eastAsiaTheme="minorEastAsia"/>
                <w:color w:val="000000" w:themeColor="text1"/>
                <w:spacing w:val="-3"/>
                <w:sz w:val="18"/>
                <w14:textFill>
                  <w14:solidFill>
                    <w14:schemeClr w14:val="tx1"/>
                  </w14:solidFill>
                </w14:textFill>
              </w:rPr>
            </w:pPr>
            <w:r>
              <w:rPr>
                <w:rFonts w:hint="eastAsia"/>
                <w:color w:val="000000" w:themeColor="text1"/>
                <w:spacing w:val="-3"/>
                <w:sz w:val="18"/>
                <w14:textFill>
                  <w14:solidFill>
                    <w14:schemeClr w14:val="tx1"/>
                  </w14:solidFill>
                </w14:textFill>
              </w:rPr>
              <w:t>电源试验</w:t>
            </w:r>
          </w:p>
        </w:tc>
        <w:tc>
          <w:tcPr>
            <w:tcW w:w="2925" w:type="dxa"/>
            <w:vAlign w:val="center"/>
          </w:tcPr>
          <w:p w14:paraId="7836071C">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电源影响</w:t>
            </w:r>
          </w:p>
        </w:tc>
        <w:tc>
          <w:tcPr>
            <w:tcW w:w="1275" w:type="dxa"/>
            <w:vAlign w:val="center"/>
          </w:tcPr>
          <w:p w14:paraId="7E3C226F">
            <w:pPr>
              <w:pStyle w:val="24"/>
              <w:spacing w:before="8"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3474281F">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0371BDD2">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6FB92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98" w:type="dxa"/>
            <w:vAlign w:val="center"/>
          </w:tcPr>
          <w:p w14:paraId="7DD02B8D">
            <w:pPr>
              <w:pStyle w:val="24"/>
              <w:spacing w:before="8"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6</w:t>
            </w:r>
          </w:p>
        </w:tc>
        <w:tc>
          <w:tcPr>
            <w:tcW w:w="1635" w:type="dxa"/>
            <w:vMerge w:val="continue"/>
            <w:vAlign w:val="center"/>
          </w:tcPr>
          <w:p w14:paraId="63D82F0B">
            <w:pPr>
              <w:pStyle w:val="24"/>
              <w:spacing w:line="240" w:lineRule="auto"/>
              <w:ind w:left="340" w:right="331" w:firstLine="0" w:firstLineChars="0"/>
              <w:jc w:val="center"/>
              <w:rPr>
                <w:color w:val="000000" w:themeColor="text1"/>
                <w:spacing w:val="-3"/>
                <w:sz w:val="18"/>
                <w14:textFill>
                  <w14:solidFill>
                    <w14:schemeClr w14:val="tx1"/>
                  </w14:solidFill>
                </w14:textFill>
              </w:rPr>
            </w:pPr>
          </w:p>
        </w:tc>
        <w:tc>
          <w:tcPr>
            <w:tcW w:w="2925" w:type="dxa"/>
            <w:vAlign w:val="center"/>
          </w:tcPr>
          <w:p w14:paraId="5FE1DD8A">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功率消耗</w:t>
            </w:r>
          </w:p>
        </w:tc>
        <w:tc>
          <w:tcPr>
            <w:tcW w:w="1275" w:type="dxa"/>
            <w:vAlign w:val="center"/>
          </w:tcPr>
          <w:p w14:paraId="67700FC3">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0E0FABA6">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5103DF37">
            <w:pPr>
              <w:pStyle w:val="24"/>
              <w:spacing w:before="8" w:line="240" w:lineRule="auto"/>
              <w:ind w:left="8" w:firstLine="0" w:firstLineChars="0"/>
              <w:jc w:val="center"/>
              <w:rPr>
                <w:rFonts w:ascii="Times New Roman" w:hAnsi="Times New Roman"/>
                <w:color w:val="000000" w:themeColor="text1"/>
                <w:sz w:val="18"/>
                <w14:textFill>
                  <w14:solidFill>
                    <w14:schemeClr w14:val="tx1"/>
                  </w14:solidFill>
                </w14:textFill>
              </w:rPr>
            </w:pPr>
          </w:p>
        </w:tc>
      </w:tr>
      <w:tr w14:paraId="5DFD0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3D084285">
            <w:pPr>
              <w:pStyle w:val="24"/>
              <w:spacing w:before="9"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7</w:t>
            </w:r>
          </w:p>
        </w:tc>
        <w:tc>
          <w:tcPr>
            <w:tcW w:w="1635" w:type="dxa"/>
            <w:vMerge w:val="continue"/>
            <w:vAlign w:val="center"/>
          </w:tcPr>
          <w:p w14:paraId="6B1F541C">
            <w:pPr>
              <w:pStyle w:val="24"/>
              <w:spacing w:before="1"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27BB6660">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抗接地故障能力</w:t>
            </w:r>
          </w:p>
        </w:tc>
        <w:tc>
          <w:tcPr>
            <w:tcW w:w="1275" w:type="dxa"/>
            <w:vAlign w:val="center"/>
          </w:tcPr>
          <w:p w14:paraId="3E06199F">
            <w:pPr>
              <w:pStyle w:val="24"/>
              <w:spacing w:before="9"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1305" w:type="dxa"/>
            <w:vAlign w:val="center"/>
          </w:tcPr>
          <w:p w14:paraId="0ABB8861">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31B1F3E3">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68875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4B93317D">
            <w:pPr>
              <w:pStyle w:val="24"/>
              <w:spacing w:before="9"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8</w:t>
            </w:r>
          </w:p>
        </w:tc>
        <w:tc>
          <w:tcPr>
            <w:tcW w:w="1635" w:type="dxa"/>
            <w:vMerge w:val="continue"/>
            <w:vAlign w:val="center"/>
          </w:tcPr>
          <w:p w14:paraId="1ABF739F">
            <w:pPr>
              <w:pStyle w:val="24"/>
              <w:spacing w:before="1"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4756A9C9">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连续通电稳定性</w:t>
            </w:r>
          </w:p>
        </w:tc>
        <w:tc>
          <w:tcPr>
            <w:tcW w:w="1275" w:type="dxa"/>
            <w:vAlign w:val="center"/>
          </w:tcPr>
          <w:p w14:paraId="6425659D">
            <w:pPr>
              <w:pStyle w:val="24"/>
              <w:spacing w:before="9"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1305" w:type="dxa"/>
            <w:vAlign w:val="center"/>
          </w:tcPr>
          <w:p w14:paraId="501E87CD">
            <w:pPr>
              <w:pStyle w:val="24"/>
              <w:spacing w:before="9"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2254CB12">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78868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8D0432C">
            <w:pPr>
              <w:pStyle w:val="24"/>
              <w:spacing w:before="8" w:line="240" w:lineRule="auto"/>
              <w:ind w:left="9"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9</w:t>
            </w:r>
          </w:p>
        </w:tc>
        <w:tc>
          <w:tcPr>
            <w:tcW w:w="1635" w:type="dxa"/>
            <w:vMerge w:val="restart"/>
            <w:vAlign w:val="center"/>
          </w:tcPr>
          <w:p w14:paraId="54BE8F6F">
            <w:pPr>
              <w:pStyle w:val="24"/>
              <w:spacing w:line="240" w:lineRule="auto"/>
              <w:ind w:left="340" w:right="331" w:firstLine="0" w:firstLineChars="0"/>
              <w:jc w:val="center"/>
              <w:rPr>
                <w:rFonts w:eastAsiaTheme="minorEastAsia"/>
                <w:color w:val="000000" w:themeColor="text1"/>
                <w:spacing w:val="-5"/>
                <w:sz w:val="18"/>
                <w14:textFill>
                  <w14:solidFill>
                    <w14:schemeClr w14:val="tx1"/>
                  </w14:solidFill>
                </w14:textFill>
              </w:rPr>
            </w:pPr>
            <w:r>
              <w:rPr>
                <w:rFonts w:hint="eastAsia"/>
                <w:color w:val="000000" w:themeColor="text1"/>
                <w:spacing w:val="-5"/>
                <w:sz w:val="18"/>
                <w14:textFill>
                  <w14:solidFill>
                    <w14:schemeClr w14:val="tx1"/>
                  </w14:solidFill>
                </w14:textFill>
              </w:rPr>
              <w:t>环境试验</w:t>
            </w:r>
          </w:p>
        </w:tc>
        <w:tc>
          <w:tcPr>
            <w:tcW w:w="2925" w:type="dxa"/>
            <w:vAlign w:val="center"/>
          </w:tcPr>
          <w:p w14:paraId="5A78935C">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高温</w:t>
            </w:r>
          </w:p>
        </w:tc>
        <w:tc>
          <w:tcPr>
            <w:tcW w:w="1275" w:type="dxa"/>
            <w:vAlign w:val="center"/>
          </w:tcPr>
          <w:p w14:paraId="091DF408">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15FFC52D">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68FE6B0E">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09416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4BA54C39">
            <w:pPr>
              <w:pStyle w:val="24"/>
              <w:spacing w:before="8" w:line="240" w:lineRule="auto"/>
              <w:ind w:left="9" w:firstLine="0" w:firstLineChars="0"/>
              <w:jc w:val="center"/>
              <w:rPr>
                <w:rFonts w:asci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10</w:t>
            </w:r>
          </w:p>
        </w:tc>
        <w:tc>
          <w:tcPr>
            <w:tcW w:w="1635" w:type="dxa"/>
            <w:vMerge w:val="continue"/>
            <w:vAlign w:val="center"/>
          </w:tcPr>
          <w:p w14:paraId="2BD18028">
            <w:pPr>
              <w:pStyle w:val="24"/>
              <w:spacing w:line="240" w:lineRule="auto"/>
              <w:ind w:left="340" w:right="331" w:firstLine="0" w:firstLineChars="0"/>
              <w:jc w:val="center"/>
              <w:rPr>
                <w:color w:val="000000" w:themeColor="text1"/>
                <w:spacing w:val="-5"/>
                <w:sz w:val="18"/>
                <w14:textFill>
                  <w14:solidFill>
                    <w14:schemeClr w14:val="tx1"/>
                  </w14:solidFill>
                </w14:textFill>
              </w:rPr>
            </w:pPr>
          </w:p>
        </w:tc>
        <w:tc>
          <w:tcPr>
            <w:tcW w:w="2925" w:type="dxa"/>
            <w:vAlign w:val="center"/>
          </w:tcPr>
          <w:p w14:paraId="6B13B6B2">
            <w:pPr>
              <w:pStyle w:val="24"/>
              <w:spacing w:line="240" w:lineRule="auto"/>
              <w:ind w:left="340" w:right="331" w:firstLine="0" w:firstLineChars="0"/>
              <w:jc w:val="center"/>
              <w:rPr>
                <w:rFonts w:asciiTheme="minorEastAsia" w:hAnsiTheme="minorEastAsia" w:eastAsiaTheme="minorEastAsia" w:cstheme="minorEastAsia"/>
                <w:color w:val="000000" w:themeColor="text1"/>
                <w:sz w:val="18"/>
                <w:szCs w:val="22"/>
                <w14:textFill>
                  <w14:solidFill>
                    <w14:schemeClr w14:val="tx1"/>
                  </w14:solidFill>
                </w14:textFill>
              </w:rPr>
            </w:pPr>
            <w:r>
              <w:rPr>
                <w:color w:val="000000" w:themeColor="text1"/>
                <w:spacing w:val="-5"/>
                <w:sz w:val="18"/>
                <w14:textFill>
                  <w14:solidFill>
                    <w14:schemeClr w14:val="tx1"/>
                  </w14:solidFill>
                </w14:textFill>
              </w:rPr>
              <w:t>低温</w:t>
            </w:r>
          </w:p>
        </w:tc>
        <w:tc>
          <w:tcPr>
            <w:tcW w:w="1275" w:type="dxa"/>
            <w:vAlign w:val="center"/>
          </w:tcPr>
          <w:p w14:paraId="7ADD23D6">
            <w:pPr>
              <w:pStyle w:val="24"/>
              <w:spacing w:before="8" w:line="240" w:lineRule="auto"/>
              <w:ind w:left="7" w:firstLine="0" w:firstLineChars="0"/>
              <w:jc w:val="center"/>
              <w:rPr>
                <w:rFonts w:ascii="Times New Roman" w:hAnsi="Times New Roman" w:eastAsiaTheme="minorEastAsia" w:cstheme="minorEastAsia"/>
                <w:color w:val="000000" w:themeColor="text1"/>
                <w:sz w:val="18"/>
                <w:szCs w:val="22"/>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01EE10DE">
            <w:pPr>
              <w:pStyle w:val="24"/>
              <w:spacing w:before="8" w:line="240" w:lineRule="auto"/>
              <w:ind w:left="158" w:right="150" w:firstLine="0" w:firstLineChars="0"/>
              <w:jc w:val="center"/>
              <w:rPr>
                <w:rFonts w:ascii="Times New Roman" w:hAnsi="Times New Roman" w:eastAsiaTheme="minorEastAsia" w:cstheme="minorEastAsia"/>
                <w:color w:val="000000" w:themeColor="text1"/>
                <w:sz w:val="18"/>
                <w:szCs w:val="22"/>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1C945684">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04EF3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A3E6452">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w:t>
            </w:r>
            <w:r>
              <w:rPr>
                <w:rFonts w:hint="eastAsia" w:ascii="Times New Roman"/>
                <w:color w:val="000000" w:themeColor="text1"/>
                <w:spacing w:val="-5"/>
                <w:sz w:val="18"/>
                <w14:textFill>
                  <w14:solidFill>
                    <w14:schemeClr w14:val="tx1"/>
                  </w14:solidFill>
                </w14:textFill>
              </w:rPr>
              <w:t>1</w:t>
            </w:r>
          </w:p>
        </w:tc>
        <w:tc>
          <w:tcPr>
            <w:tcW w:w="1635" w:type="dxa"/>
            <w:vMerge w:val="continue"/>
            <w:vAlign w:val="center"/>
          </w:tcPr>
          <w:p w14:paraId="3118A21F">
            <w:pPr>
              <w:pStyle w:val="24"/>
              <w:spacing w:line="240" w:lineRule="auto"/>
              <w:ind w:left="340" w:right="331" w:firstLine="0" w:firstLineChars="0"/>
              <w:jc w:val="center"/>
              <w:rPr>
                <w:color w:val="000000" w:themeColor="text1"/>
                <w:spacing w:val="-5"/>
                <w:sz w:val="18"/>
                <w14:textFill>
                  <w14:solidFill>
                    <w14:schemeClr w14:val="tx1"/>
                  </w14:solidFill>
                </w14:textFill>
              </w:rPr>
            </w:pPr>
          </w:p>
        </w:tc>
        <w:tc>
          <w:tcPr>
            <w:tcW w:w="2925" w:type="dxa"/>
            <w:vAlign w:val="center"/>
          </w:tcPr>
          <w:p w14:paraId="2F7F8887">
            <w:pPr>
              <w:pStyle w:val="24"/>
              <w:spacing w:before="39" w:line="240" w:lineRule="auto"/>
              <w:ind w:left="340" w:right="331" w:firstLine="0" w:firstLineChars="0"/>
              <w:jc w:val="center"/>
              <w:rPr>
                <w:rFonts w:asciiTheme="minorEastAsia" w:hAnsiTheme="minorEastAsia" w:eastAsiaTheme="minorEastAsia" w:cstheme="minorEastAsia"/>
                <w:color w:val="000000" w:themeColor="text1"/>
                <w:sz w:val="18"/>
                <w:szCs w:val="22"/>
                <w14:textFill>
                  <w14:solidFill>
                    <w14:schemeClr w14:val="tx1"/>
                  </w14:solidFill>
                </w14:textFill>
              </w:rPr>
            </w:pPr>
            <w:r>
              <w:rPr>
                <w:color w:val="000000" w:themeColor="text1"/>
                <w:spacing w:val="-5"/>
                <w:sz w:val="18"/>
                <w14:textFill>
                  <w14:solidFill>
                    <w14:schemeClr w14:val="tx1"/>
                  </w14:solidFill>
                </w14:textFill>
              </w:rPr>
              <w:t>湿热</w:t>
            </w:r>
          </w:p>
        </w:tc>
        <w:tc>
          <w:tcPr>
            <w:tcW w:w="1275" w:type="dxa"/>
            <w:vAlign w:val="center"/>
          </w:tcPr>
          <w:p w14:paraId="0B539F94">
            <w:pPr>
              <w:pStyle w:val="24"/>
              <w:spacing w:before="47" w:line="240" w:lineRule="auto"/>
              <w:ind w:left="7" w:firstLine="0" w:firstLineChars="0"/>
              <w:jc w:val="center"/>
              <w:rPr>
                <w:rFonts w:ascii="Times New Roman" w:hAnsi="Times New Roman" w:eastAsiaTheme="minorEastAsia" w:cstheme="minorEastAsia"/>
                <w:color w:val="000000" w:themeColor="text1"/>
                <w:sz w:val="18"/>
                <w:szCs w:val="22"/>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56C5565D">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5333AFBB">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771BD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6CDEC45F">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12</w:t>
            </w:r>
          </w:p>
        </w:tc>
        <w:tc>
          <w:tcPr>
            <w:tcW w:w="1635" w:type="dxa"/>
            <w:vMerge w:val="restart"/>
            <w:vAlign w:val="center"/>
          </w:tcPr>
          <w:p w14:paraId="700B9D7C">
            <w:pPr>
              <w:pStyle w:val="24"/>
              <w:spacing w:line="240" w:lineRule="auto"/>
              <w:ind w:left="340" w:right="331" w:firstLine="0" w:firstLineChars="0"/>
              <w:jc w:val="center"/>
              <w:rPr>
                <w:rFonts w:eastAsiaTheme="minorEastAsia"/>
                <w:color w:val="000000" w:themeColor="text1"/>
                <w:spacing w:val="-2"/>
                <w:sz w:val="18"/>
                <w14:textFill>
                  <w14:solidFill>
                    <w14:schemeClr w14:val="tx1"/>
                  </w14:solidFill>
                </w14:textFill>
              </w:rPr>
            </w:pPr>
            <w:r>
              <w:rPr>
                <w:rFonts w:hint="eastAsia"/>
                <w:color w:val="000000" w:themeColor="text1"/>
                <w:spacing w:val="-2"/>
                <w:sz w:val="18"/>
                <w14:textFill>
                  <w14:solidFill>
                    <w14:schemeClr w14:val="tx1"/>
                  </w14:solidFill>
                </w14:textFill>
              </w:rPr>
              <w:t>电磁兼容试验</w:t>
            </w:r>
          </w:p>
        </w:tc>
        <w:tc>
          <w:tcPr>
            <w:tcW w:w="2925" w:type="dxa"/>
            <w:vAlign w:val="center"/>
          </w:tcPr>
          <w:p w14:paraId="69D2206B">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工频磁场抗扰度</w:t>
            </w:r>
          </w:p>
        </w:tc>
        <w:tc>
          <w:tcPr>
            <w:tcW w:w="1275" w:type="dxa"/>
            <w:vAlign w:val="center"/>
          </w:tcPr>
          <w:p w14:paraId="03D1B605">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14021DE6">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3710F0F5">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23EB2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98" w:type="dxa"/>
            <w:vAlign w:val="center"/>
          </w:tcPr>
          <w:p w14:paraId="5A673840">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13</w:t>
            </w:r>
          </w:p>
        </w:tc>
        <w:tc>
          <w:tcPr>
            <w:tcW w:w="1635" w:type="dxa"/>
            <w:vMerge w:val="continue"/>
            <w:vAlign w:val="center"/>
          </w:tcPr>
          <w:p w14:paraId="7A9CFE78">
            <w:pPr>
              <w:pStyle w:val="24"/>
              <w:spacing w:line="240" w:lineRule="auto"/>
              <w:ind w:left="340" w:right="331" w:firstLine="0" w:firstLineChars="0"/>
              <w:jc w:val="center"/>
              <w:rPr>
                <w:color w:val="000000" w:themeColor="text1"/>
                <w:spacing w:val="-1"/>
                <w:sz w:val="18"/>
                <w14:textFill>
                  <w14:solidFill>
                    <w14:schemeClr w14:val="tx1"/>
                  </w14:solidFill>
                </w14:textFill>
              </w:rPr>
            </w:pPr>
          </w:p>
        </w:tc>
        <w:tc>
          <w:tcPr>
            <w:tcW w:w="2925" w:type="dxa"/>
            <w:vAlign w:val="center"/>
          </w:tcPr>
          <w:p w14:paraId="657114C6">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射频电磁场辐射抗扰度</w:t>
            </w:r>
          </w:p>
        </w:tc>
        <w:tc>
          <w:tcPr>
            <w:tcW w:w="1275" w:type="dxa"/>
            <w:vAlign w:val="center"/>
          </w:tcPr>
          <w:p w14:paraId="6B0A548C">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19A08049">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5896AB6E">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0EB84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273F73C3">
            <w:pPr>
              <w:pStyle w:val="24"/>
              <w:spacing w:before="9"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14</w:t>
            </w:r>
          </w:p>
        </w:tc>
        <w:tc>
          <w:tcPr>
            <w:tcW w:w="1635" w:type="dxa"/>
            <w:vMerge w:val="continue"/>
            <w:vAlign w:val="center"/>
          </w:tcPr>
          <w:p w14:paraId="5E79BCC8">
            <w:pPr>
              <w:pStyle w:val="24"/>
              <w:spacing w:before="1" w:line="240" w:lineRule="auto"/>
              <w:ind w:left="340" w:right="331" w:firstLine="0" w:firstLineChars="0"/>
              <w:jc w:val="center"/>
              <w:rPr>
                <w:color w:val="000000" w:themeColor="text1"/>
                <w:spacing w:val="-1"/>
                <w:sz w:val="18"/>
                <w14:textFill>
                  <w14:solidFill>
                    <w14:schemeClr w14:val="tx1"/>
                  </w14:solidFill>
                </w14:textFill>
              </w:rPr>
            </w:pPr>
          </w:p>
        </w:tc>
        <w:tc>
          <w:tcPr>
            <w:tcW w:w="2925" w:type="dxa"/>
            <w:vAlign w:val="center"/>
          </w:tcPr>
          <w:p w14:paraId="13378040">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射频场感应的传导骚扰抗度</w:t>
            </w:r>
          </w:p>
        </w:tc>
        <w:tc>
          <w:tcPr>
            <w:tcW w:w="1275" w:type="dxa"/>
            <w:vAlign w:val="center"/>
          </w:tcPr>
          <w:p w14:paraId="71625085">
            <w:pPr>
              <w:pStyle w:val="24"/>
              <w:spacing w:before="9"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1FECCD5C">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1DB28D2C">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33CBD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0A63A1C">
            <w:pPr>
              <w:pStyle w:val="24"/>
              <w:spacing w:before="9"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15</w:t>
            </w:r>
          </w:p>
        </w:tc>
        <w:tc>
          <w:tcPr>
            <w:tcW w:w="1635" w:type="dxa"/>
            <w:vMerge w:val="continue"/>
            <w:vAlign w:val="center"/>
          </w:tcPr>
          <w:p w14:paraId="666C95E8">
            <w:pPr>
              <w:pStyle w:val="24"/>
              <w:spacing w:before="1"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4F1F98F9">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静电放电抗扰度</w:t>
            </w:r>
          </w:p>
        </w:tc>
        <w:tc>
          <w:tcPr>
            <w:tcW w:w="1275" w:type="dxa"/>
            <w:vAlign w:val="center"/>
          </w:tcPr>
          <w:p w14:paraId="3DFF334B">
            <w:pPr>
              <w:pStyle w:val="24"/>
              <w:spacing w:before="9"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4B7DB793">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0D88EF98">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544C0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3B909AFE">
            <w:pPr>
              <w:pStyle w:val="24"/>
              <w:spacing w:before="9"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16</w:t>
            </w:r>
          </w:p>
        </w:tc>
        <w:tc>
          <w:tcPr>
            <w:tcW w:w="1635" w:type="dxa"/>
            <w:vMerge w:val="continue"/>
            <w:vAlign w:val="center"/>
          </w:tcPr>
          <w:p w14:paraId="415D2FE1">
            <w:pPr>
              <w:pStyle w:val="24"/>
              <w:spacing w:line="240" w:lineRule="auto"/>
              <w:ind w:left="340" w:right="331" w:firstLine="0" w:firstLineChars="0"/>
              <w:jc w:val="center"/>
              <w:rPr>
                <w:color w:val="000000" w:themeColor="text1"/>
                <w:spacing w:val="-1"/>
                <w:sz w:val="18"/>
                <w14:textFill>
                  <w14:solidFill>
                    <w14:schemeClr w14:val="tx1"/>
                  </w14:solidFill>
                </w14:textFill>
              </w:rPr>
            </w:pPr>
          </w:p>
        </w:tc>
        <w:tc>
          <w:tcPr>
            <w:tcW w:w="2925" w:type="dxa"/>
            <w:vAlign w:val="center"/>
          </w:tcPr>
          <w:p w14:paraId="7837A85A">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电快速瞬变脉冲群抗扰度</w:t>
            </w:r>
          </w:p>
        </w:tc>
        <w:tc>
          <w:tcPr>
            <w:tcW w:w="1275" w:type="dxa"/>
            <w:vAlign w:val="center"/>
          </w:tcPr>
          <w:p w14:paraId="5C511239">
            <w:pPr>
              <w:pStyle w:val="24"/>
              <w:spacing w:before="9"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3BAC5CC0">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5CBA2F5B">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25DC5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718C771C">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17</w:t>
            </w:r>
          </w:p>
        </w:tc>
        <w:tc>
          <w:tcPr>
            <w:tcW w:w="1635" w:type="dxa"/>
            <w:vMerge w:val="continue"/>
            <w:vAlign w:val="center"/>
          </w:tcPr>
          <w:p w14:paraId="4F2D7EF1">
            <w:pPr>
              <w:pStyle w:val="24"/>
              <w:spacing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56627AD0">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阻尼振荡波抗扰度</w:t>
            </w:r>
          </w:p>
        </w:tc>
        <w:tc>
          <w:tcPr>
            <w:tcW w:w="1275" w:type="dxa"/>
            <w:vAlign w:val="center"/>
          </w:tcPr>
          <w:p w14:paraId="6F268963">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7AC96F2C">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262C2551">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1645E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678B787">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18</w:t>
            </w:r>
          </w:p>
        </w:tc>
        <w:tc>
          <w:tcPr>
            <w:tcW w:w="1635" w:type="dxa"/>
            <w:vMerge w:val="continue"/>
            <w:vAlign w:val="center"/>
          </w:tcPr>
          <w:p w14:paraId="7E83B379">
            <w:pPr>
              <w:pStyle w:val="24"/>
              <w:spacing w:line="240" w:lineRule="auto"/>
              <w:ind w:left="340" w:right="331" w:firstLine="0" w:firstLineChars="0"/>
              <w:jc w:val="center"/>
              <w:rPr>
                <w:color w:val="000000" w:themeColor="text1"/>
                <w:spacing w:val="-2"/>
                <w:sz w:val="18"/>
                <w14:textFill>
                  <w14:solidFill>
                    <w14:schemeClr w14:val="tx1"/>
                  </w14:solidFill>
                </w14:textFill>
              </w:rPr>
            </w:pPr>
          </w:p>
        </w:tc>
        <w:tc>
          <w:tcPr>
            <w:tcW w:w="2925" w:type="dxa"/>
            <w:vAlign w:val="center"/>
          </w:tcPr>
          <w:p w14:paraId="70E3802D">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浪涌抗扰度</w:t>
            </w:r>
          </w:p>
        </w:tc>
        <w:tc>
          <w:tcPr>
            <w:tcW w:w="1275" w:type="dxa"/>
            <w:vAlign w:val="center"/>
          </w:tcPr>
          <w:p w14:paraId="24C6CB5B">
            <w:pPr>
              <w:pStyle w:val="24"/>
              <w:spacing w:before="8"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r>
              <w:rPr>
                <w:rFonts w:hint="eastAsia" w:ascii="Times New Roman"/>
                <w:color w:val="000000" w:themeColor="text1"/>
                <w:sz w:val="18"/>
                <w14:textFill>
                  <w14:solidFill>
                    <w14:schemeClr w14:val="tx1"/>
                  </w14:solidFill>
                </w14:textFill>
              </w:rPr>
              <w:t>/B</w:t>
            </w:r>
          </w:p>
        </w:tc>
        <w:tc>
          <w:tcPr>
            <w:tcW w:w="1305" w:type="dxa"/>
            <w:vAlign w:val="center"/>
          </w:tcPr>
          <w:p w14:paraId="61C4DA04">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1789F386">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z w:val="18"/>
                <w14:textFill>
                  <w14:solidFill>
                    <w14:schemeClr w14:val="tx1"/>
                  </w14:solidFill>
                </w14:textFill>
              </w:rPr>
              <w:t>√</w:t>
            </w:r>
          </w:p>
        </w:tc>
      </w:tr>
      <w:tr w14:paraId="0CC14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6F63F90">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19</w:t>
            </w:r>
          </w:p>
        </w:tc>
        <w:tc>
          <w:tcPr>
            <w:tcW w:w="1635" w:type="dxa"/>
            <w:vMerge w:val="restart"/>
            <w:vAlign w:val="center"/>
          </w:tcPr>
          <w:p w14:paraId="63F4C04C">
            <w:pPr>
              <w:pStyle w:val="24"/>
              <w:spacing w:line="240" w:lineRule="auto"/>
              <w:ind w:left="340" w:right="331" w:firstLine="0" w:firstLineChars="0"/>
              <w:jc w:val="center"/>
              <w:rPr>
                <w:rFonts w:eastAsiaTheme="minorEastAsia"/>
                <w:color w:val="000000" w:themeColor="text1"/>
                <w:spacing w:val="-3"/>
                <w:sz w:val="18"/>
                <w14:textFill>
                  <w14:solidFill>
                    <w14:schemeClr w14:val="tx1"/>
                  </w14:solidFill>
                </w14:textFill>
              </w:rPr>
            </w:pPr>
            <w:r>
              <w:rPr>
                <w:rFonts w:hint="eastAsia"/>
                <w:color w:val="000000" w:themeColor="text1"/>
                <w:spacing w:val="-3"/>
                <w:sz w:val="18"/>
                <w14:textFill>
                  <w14:solidFill>
                    <w14:schemeClr w14:val="tx1"/>
                  </w14:solidFill>
                </w14:textFill>
              </w:rPr>
              <w:t>电气试验</w:t>
            </w:r>
          </w:p>
        </w:tc>
        <w:tc>
          <w:tcPr>
            <w:tcW w:w="2925" w:type="dxa"/>
            <w:vAlign w:val="center"/>
          </w:tcPr>
          <w:p w14:paraId="5E7C7224">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绝缘电阻</w:t>
            </w:r>
          </w:p>
        </w:tc>
        <w:tc>
          <w:tcPr>
            <w:tcW w:w="1275" w:type="dxa"/>
            <w:vAlign w:val="center"/>
          </w:tcPr>
          <w:p w14:paraId="793500B0">
            <w:pPr>
              <w:pStyle w:val="24"/>
              <w:spacing w:before="8"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1305" w:type="dxa"/>
            <w:vAlign w:val="center"/>
          </w:tcPr>
          <w:p w14:paraId="036DC9EA">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1580C5C9">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68A3E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98" w:type="dxa"/>
            <w:vAlign w:val="center"/>
          </w:tcPr>
          <w:p w14:paraId="2FF924F9">
            <w:pPr>
              <w:pStyle w:val="24"/>
              <w:spacing w:before="8"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20</w:t>
            </w:r>
          </w:p>
        </w:tc>
        <w:tc>
          <w:tcPr>
            <w:tcW w:w="1635" w:type="dxa"/>
            <w:vMerge w:val="continue"/>
            <w:vAlign w:val="center"/>
          </w:tcPr>
          <w:p w14:paraId="6EB96A52">
            <w:pPr>
              <w:pStyle w:val="24"/>
              <w:spacing w:line="240" w:lineRule="auto"/>
              <w:ind w:left="340" w:right="331" w:firstLine="0" w:firstLineChars="0"/>
              <w:jc w:val="center"/>
              <w:rPr>
                <w:color w:val="000000" w:themeColor="text1"/>
                <w:spacing w:val="-3"/>
                <w:sz w:val="18"/>
                <w14:textFill>
                  <w14:solidFill>
                    <w14:schemeClr w14:val="tx1"/>
                  </w14:solidFill>
                </w14:textFill>
              </w:rPr>
            </w:pPr>
          </w:p>
        </w:tc>
        <w:tc>
          <w:tcPr>
            <w:tcW w:w="2925" w:type="dxa"/>
            <w:vAlign w:val="center"/>
          </w:tcPr>
          <w:p w14:paraId="0159BE41">
            <w:pPr>
              <w:pStyle w:val="24"/>
              <w:spacing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绝缘强度</w:t>
            </w:r>
          </w:p>
        </w:tc>
        <w:tc>
          <w:tcPr>
            <w:tcW w:w="1275" w:type="dxa"/>
            <w:vAlign w:val="center"/>
          </w:tcPr>
          <w:p w14:paraId="223EBD32">
            <w:pPr>
              <w:pStyle w:val="24"/>
              <w:spacing w:before="8"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1305" w:type="dxa"/>
            <w:vAlign w:val="center"/>
          </w:tcPr>
          <w:p w14:paraId="2A9385C9">
            <w:pPr>
              <w:pStyle w:val="24"/>
              <w:spacing w:before="8"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6CEF1C7F">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6655E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2147C21">
            <w:pPr>
              <w:pStyle w:val="24"/>
              <w:spacing w:before="9"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21</w:t>
            </w:r>
          </w:p>
        </w:tc>
        <w:tc>
          <w:tcPr>
            <w:tcW w:w="1635" w:type="dxa"/>
            <w:vMerge w:val="continue"/>
            <w:vAlign w:val="center"/>
          </w:tcPr>
          <w:p w14:paraId="67A61A27">
            <w:pPr>
              <w:pStyle w:val="24"/>
              <w:spacing w:before="1" w:line="240" w:lineRule="auto"/>
              <w:ind w:left="340" w:right="331" w:firstLine="0" w:firstLineChars="0"/>
              <w:jc w:val="center"/>
              <w:rPr>
                <w:color w:val="000000" w:themeColor="text1"/>
                <w:spacing w:val="-3"/>
                <w:sz w:val="18"/>
                <w14:textFill>
                  <w14:solidFill>
                    <w14:schemeClr w14:val="tx1"/>
                  </w14:solidFill>
                </w14:textFill>
              </w:rPr>
            </w:pPr>
          </w:p>
        </w:tc>
        <w:tc>
          <w:tcPr>
            <w:tcW w:w="2925" w:type="dxa"/>
            <w:vAlign w:val="center"/>
          </w:tcPr>
          <w:p w14:paraId="4912472F">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冲击电压</w:t>
            </w:r>
          </w:p>
        </w:tc>
        <w:tc>
          <w:tcPr>
            <w:tcW w:w="1275" w:type="dxa"/>
            <w:vAlign w:val="center"/>
          </w:tcPr>
          <w:p w14:paraId="54A3EC77">
            <w:pPr>
              <w:pStyle w:val="24"/>
              <w:spacing w:before="9" w:line="240" w:lineRule="auto"/>
              <w:ind w:left="7" w:firstLine="0" w:firstLineChars="0"/>
              <w:jc w:val="center"/>
              <w:rPr>
                <w:rFonts w:ascii="Times New Roman" w:hAns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A</w:t>
            </w:r>
          </w:p>
        </w:tc>
        <w:tc>
          <w:tcPr>
            <w:tcW w:w="1305" w:type="dxa"/>
            <w:vAlign w:val="center"/>
          </w:tcPr>
          <w:p w14:paraId="1052988A">
            <w:pPr>
              <w:pStyle w:val="24"/>
              <w:spacing w:before="9" w:line="240" w:lineRule="auto"/>
              <w:ind w:left="158" w:right="150" w:firstLine="0" w:firstLineChars="0"/>
              <w:jc w:val="center"/>
              <w:rPr>
                <w:rFonts w:ascii="Times New Roman" w:hAnsi="Times New Roman"/>
                <w:color w:val="000000" w:themeColor="text1"/>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6D8267E1">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1AFD9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74372C50">
            <w:pPr>
              <w:pStyle w:val="24"/>
              <w:spacing w:before="9" w:line="240" w:lineRule="auto"/>
              <w:ind w:left="135" w:right="125" w:firstLine="0" w:firstLineChars="0"/>
              <w:jc w:val="center"/>
              <w:rPr>
                <w:rFonts w:ascii="Times New Roman" w:eastAsiaTheme="minorEastAsia"/>
                <w:color w:val="000000" w:themeColor="text1"/>
                <w:spacing w:val="-5"/>
                <w:sz w:val="18"/>
                <w14:textFill>
                  <w14:solidFill>
                    <w14:schemeClr w14:val="tx1"/>
                  </w14:solidFill>
                </w14:textFill>
              </w:rPr>
            </w:pPr>
            <w:r>
              <w:rPr>
                <w:rFonts w:hint="eastAsia" w:ascii="Times New Roman"/>
                <w:color w:val="000000" w:themeColor="text1"/>
                <w:spacing w:val="-5"/>
                <w:sz w:val="18"/>
                <w14:textFill>
                  <w14:solidFill>
                    <w14:schemeClr w14:val="tx1"/>
                  </w14:solidFill>
                </w14:textFill>
              </w:rPr>
              <w:t>22</w:t>
            </w:r>
          </w:p>
        </w:tc>
        <w:tc>
          <w:tcPr>
            <w:tcW w:w="1635" w:type="dxa"/>
            <w:vMerge w:val="continue"/>
            <w:vAlign w:val="center"/>
          </w:tcPr>
          <w:p w14:paraId="19DFB6B4">
            <w:pPr>
              <w:pStyle w:val="24"/>
              <w:spacing w:before="1" w:line="240" w:lineRule="auto"/>
              <w:ind w:left="340" w:right="331" w:firstLine="0" w:firstLineChars="0"/>
              <w:jc w:val="center"/>
              <w:rPr>
                <w:color w:val="000000" w:themeColor="text1"/>
                <w:spacing w:val="-3"/>
                <w:sz w:val="18"/>
                <w14:textFill>
                  <w14:solidFill>
                    <w14:schemeClr w14:val="tx1"/>
                  </w14:solidFill>
                </w14:textFill>
              </w:rPr>
            </w:pPr>
          </w:p>
        </w:tc>
        <w:tc>
          <w:tcPr>
            <w:tcW w:w="2925" w:type="dxa"/>
            <w:vAlign w:val="center"/>
          </w:tcPr>
          <w:p w14:paraId="4E7C9F86">
            <w:pPr>
              <w:pStyle w:val="24"/>
              <w:spacing w:line="240" w:lineRule="auto"/>
              <w:ind w:left="340" w:right="331" w:firstLine="0" w:firstLineChars="0"/>
              <w:jc w:val="center"/>
              <w:rPr>
                <w:rFonts w:asciiTheme="minorEastAsia" w:hAnsiTheme="minorEastAsia" w:eastAsiaTheme="minorEastAsia" w:cstheme="minorEastAsia"/>
                <w:color w:val="000000" w:themeColor="text1"/>
                <w:sz w:val="18"/>
                <w:szCs w:val="22"/>
                <w14:textFill>
                  <w14:solidFill>
                    <w14:schemeClr w14:val="tx1"/>
                  </w14:solidFill>
                </w14:textFill>
              </w:rPr>
            </w:pPr>
            <w:r>
              <w:rPr>
                <w:color w:val="000000" w:themeColor="text1"/>
                <w:spacing w:val="-2"/>
                <w:sz w:val="18"/>
                <w14:textFill>
                  <w14:solidFill>
                    <w14:schemeClr w14:val="tx1"/>
                  </w14:solidFill>
                </w14:textFill>
              </w:rPr>
              <w:t>电压暂降和短时中断</w:t>
            </w:r>
          </w:p>
        </w:tc>
        <w:tc>
          <w:tcPr>
            <w:tcW w:w="1275" w:type="dxa"/>
            <w:vAlign w:val="center"/>
          </w:tcPr>
          <w:p w14:paraId="38DD9F64">
            <w:pPr>
              <w:pStyle w:val="24"/>
              <w:spacing w:before="8" w:line="240" w:lineRule="auto"/>
              <w:ind w:left="7" w:firstLine="0" w:firstLineChars="0"/>
              <w:jc w:val="center"/>
              <w:rPr>
                <w:rFonts w:ascii="Times New Roman" w:hAnsi="Times New Roman" w:eastAsiaTheme="minorEastAsia" w:cstheme="minorEastAsia"/>
                <w:color w:val="000000" w:themeColor="text1"/>
                <w:sz w:val="18"/>
                <w:szCs w:val="22"/>
                <w14:textFill>
                  <w14:solidFill>
                    <w14:schemeClr w14:val="tx1"/>
                  </w14:solidFill>
                </w14:textFill>
              </w:rPr>
            </w:pPr>
            <w:r>
              <w:rPr>
                <w:rFonts w:ascii="Times New Roman"/>
                <w:color w:val="000000" w:themeColor="text1"/>
                <w:sz w:val="18"/>
                <w14:textFill>
                  <w14:solidFill>
                    <w14:schemeClr w14:val="tx1"/>
                  </w14:solidFill>
                </w14:textFill>
              </w:rPr>
              <w:t>A</w:t>
            </w:r>
          </w:p>
        </w:tc>
        <w:tc>
          <w:tcPr>
            <w:tcW w:w="1305" w:type="dxa"/>
            <w:vAlign w:val="center"/>
          </w:tcPr>
          <w:p w14:paraId="4AD93566">
            <w:pPr>
              <w:pStyle w:val="24"/>
              <w:spacing w:before="9" w:line="240" w:lineRule="auto"/>
              <w:ind w:left="158" w:right="150" w:firstLine="0" w:firstLineChars="0"/>
              <w:jc w:val="center"/>
              <w:rPr>
                <w:rFonts w:ascii="Times New Roman" w:hAnsi="Times New Roman"/>
                <w:color w:val="000000" w:themeColor="text1"/>
                <w:spacing w:val="-5"/>
                <w:sz w:val="18"/>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460540AD">
            <w:pPr>
              <w:pStyle w:val="24"/>
              <w:spacing w:line="240" w:lineRule="auto"/>
              <w:ind w:firstLine="0" w:firstLineChars="0"/>
              <w:jc w:val="center"/>
              <w:rPr>
                <w:rFonts w:ascii="Times New Roman"/>
                <w:color w:val="000000" w:themeColor="text1"/>
                <w:sz w:val="16"/>
                <w14:textFill>
                  <w14:solidFill>
                    <w14:schemeClr w14:val="tx1"/>
                  </w14:solidFill>
                </w14:textFill>
              </w:rPr>
            </w:pPr>
          </w:p>
        </w:tc>
      </w:tr>
      <w:tr w14:paraId="24CE6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6BAF9E8">
            <w:pPr>
              <w:pStyle w:val="24"/>
              <w:spacing w:before="9" w:line="240" w:lineRule="auto"/>
              <w:ind w:left="135" w:right="125"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2</w:t>
            </w:r>
            <w:r>
              <w:rPr>
                <w:rFonts w:hint="eastAsia" w:ascii="Times New Roman"/>
                <w:color w:val="000000" w:themeColor="text1"/>
                <w:spacing w:val="-5"/>
                <w:sz w:val="18"/>
                <w14:textFill>
                  <w14:solidFill>
                    <w14:schemeClr w14:val="tx1"/>
                  </w14:solidFill>
                </w14:textFill>
              </w:rPr>
              <w:t>3</w:t>
            </w:r>
          </w:p>
        </w:tc>
        <w:tc>
          <w:tcPr>
            <w:tcW w:w="1635" w:type="dxa"/>
            <w:vAlign w:val="center"/>
          </w:tcPr>
          <w:p w14:paraId="7D5073F7">
            <w:pPr>
              <w:pStyle w:val="24"/>
              <w:spacing w:before="1" w:line="240" w:lineRule="auto"/>
              <w:ind w:left="340" w:right="331" w:firstLine="0" w:firstLineChars="0"/>
              <w:jc w:val="center"/>
              <w:rPr>
                <w:rFonts w:eastAsiaTheme="minorEastAsia"/>
                <w:color w:val="000000" w:themeColor="text1"/>
                <w:spacing w:val="-3"/>
                <w:sz w:val="18"/>
                <w14:textFill>
                  <w14:solidFill>
                    <w14:schemeClr w14:val="tx1"/>
                  </w14:solidFill>
                </w14:textFill>
              </w:rPr>
            </w:pPr>
            <w:r>
              <w:rPr>
                <w:rFonts w:hint="eastAsia"/>
                <w:color w:val="000000" w:themeColor="text1"/>
                <w:spacing w:val="-3"/>
                <w:sz w:val="18"/>
                <w14:textFill>
                  <w14:solidFill>
                    <w14:schemeClr w14:val="tx1"/>
                  </w14:solidFill>
                </w14:textFill>
              </w:rPr>
              <w:t>机械试验</w:t>
            </w:r>
          </w:p>
        </w:tc>
        <w:tc>
          <w:tcPr>
            <w:tcW w:w="2925" w:type="dxa"/>
            <w:vAlign w:val="center"/>
          </w:tcPr>
          <w:p w14:paraId="7F9E32C7">
            <w:pPr>
              <w:pStyle w:val="24"/>
              <w:spacing w:before="1" w:line="240" w:lineRule="auto"/>
              <w:ind w:left="340" w:right="331"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机械振动</w:t>
            </w:r>
          </w:p>
        </w:tc>
        <w:tc>
          <w:tcPr>
            <w:tcW w:w="1275" w:type="dxa"/>
            <w:vAlign w:val="center"/>
          </w:tcPr>
          <w:p w14:paraId="639BA68F">
            <w:pPr>
              <w:pStyle w:val="24"/>
              <w:spacing w:before="9" w:line="240" w:lineRule="auto"/>
              <w:ind w:left="7" w:firstLine="0" w:firstLineChars="0"/>
              <w:jc w:val="center"/>
              <w:rPr>
                <w:rFonts w:ascii="Times New Roman" w:hAnsi="Times New Roman" w:eastAsiaTheme="minorEastAsia"/>
                <w:color w:val="000000" w:themeColor="text1"/>
                <w:sz w:val="18"/>
                <w14:textFill>
                  <w14:solidFill>
                    <w14:schemeClr w14:val="tx1"/>
                  </w14:solidFill>
                </w14:textFill>
              </w:rPr>
            </w:pPr>
            <w:r>
              <w:rPr>
                <w:rFonts w:hint="eastAsia" w:ascii="Times New Roman"/>
                <w:color w:val="000000" w:themeColor="text1"/>
                <w:sz w:val="18"/>
                <w14:textFill>
                  <w14:solidFill>
                    <w14:schemeClr w14:val="tx1"/>
                  </w14:solidFill>
                </w14:textFill>
              </w:rPr>
              <w:t>B</w:t>
            </w:r>
          </w:p>
        </w:tc>
        <w:tc>
          <w:tcPr>
            <w:tcW w:w="1305" w:type="dxa"/>
            <w:vAlign w:val="center"/>
          </w:tcPr>
          <w:p w14:paraId="160E12B3">
            <w:pPr>
              <w:pStyle w:val="24"/>
              <w:spacing w:line="240" w:lineRule="auto"/>
              <w:ind w:firstLine="0" w:firstLineChars="0"/>
              <w:jc w:val="center"/>
              <w:rPr>
                <w:rFonts w:ascii="Times New Roman"/>
                <w:color w:val="000000" w:themeColor="text1"/>
                <w:sz w:val="16"/>
                <w14:textFill>
                  <w14:solidFill>
                    <w14:schemeClr w14:val="tx1"/>
                  </w14:solidFill>
                </w14:textFill>
              </w:rPr>
            </w:pPr>
            <w:r>
              <w:rPr>
                <w:rFonts w:ascii="Times New Roman" w:hAnsi="Times New Roman"/>
                <w:color w:val="000000" w:themeColor="text1"/>
                <w:spacing w:val="-5"/>
                <w:sz w:val="18"/>
                <w14:textFill>
                  <w14:solidFill>
                    <w14:schemeClr w14:val="tx1"/>
                  </w14:solidFill>
                </w14:textFill>
              </w:rPr>
              <w:t>√</w:t>
            </w:r>
          </w:p>
        </w:tc>
        <w:tc>
          <w:tcPr>
            <w:tcW w:w="1455" w:type="dxa"/>
            <w:vAlign w:val="center"/>
          </w:tcPr>
          <w:p w14:paraId="1BD98210">
            <w:pPr>
              <w:pStyle w:val="24"/>
              <w:spacing w:before="9" w:line="240" w:lineRule="auto"/>
              <w:ind w:left="8" w:firstLine="0" w:firstLineChars="0"/>
              <w:jc w:val="center"/>
              <w:rPr>
                <w:rFonts w:ascii="Times New Roman" w:hAnsi="Times New Roman"/>
                <w:color w:val="000000" w:themeColor="text1"/>
                <w:sz w:val="18"/>
                <w14:textFill>
                  <w14:solidFill>
                    <w14:schemeClr w14:val="tx1"/>
                  </w14:solidFill>
                </w14:textFill>
              </w:rPr>
            </w:pPr>
          </w:p>
        </w:tc>
      </w:tr>
      <w:tr w14:paraId="76758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698" w:type="dxa"/>
            <w:vAlign w:val="center"/>
          </w:tcPr>
          <w:p w14:paraId="205927C1">
            <w:pPr>
              <w:pStyle w:val="24"/>
              <w:tabs>
                <w:tab w:val="left" w:pos="2854"/>
              </w:tabs>
              <w:spacing w:line="240" w:lineRule="auto"/>
              <w:ind w:firstLine="0" w:firstLineChars="0"/>
              <w:rPr>
                <w:rFonts w:ascii="黑体" w:hAnsi="黑体" w:eastAsia="黑体"/>
                <w:color w:val="000000" w:themeColor="text1"/>
                <w:sz w:val="18"/>
                <w14:textFill>
                  <w14:solidFill>
                    <w14:schemeClr w14:val="tx1"/>
                  </w14:solidFill>
                </w14:textFill>
              </w:rPr>
            </w:pPr>
          </w:p>
        </w:tc>
        <w:tc>
          <w:tcPr>
            <w:tcW w:w="8595" w:type="dxa"/>
            <w:gridSpan w:val="5"/>
            <w:vAlign w:val="center"/>
          </w:tcPr>
          <w:p w14:paraId="08140C88">
            <w:pPr>
              <w:pStyle w:val="24"/>
              <w:tabs>
                <w:tab w:val="left" w:pos="2854"/>
              </w:tabs>
              <w:spacing w:line="240" w:lineRule="auto"/>
              <w:ind w:firstLine="0" w:firstLineChars="0"/>
              <w:rPr>
                <w:rFonts w:ascii="Times New Roman"/>
                <w:color w:val="000000" w:themeColor="text1"/>
                <w:sz w:val="18"/>
                <w14:textFill>
                  <w14:solidFill>
                    <w14:schemeClr w14:val="tx1"/>
                  </w14:solidFill>
                </w14:textFill>
              </w:rPr>
            </w:pPr>
            <w:r>
              <w:rPr>
                <w:rFonts w:ascii="黑体" w:hAnsi="黑体" w:eastAsia="黑体"/>
                <w:color w:val="000000" w:themeColor="text1"/>
                <w:sz w:val="18"/>
                <w14:textFill>
                  <w14:solidFill>
                    <w14:schemeClr w14:val="tx1"/>
                  </w14:solidFill>
                </w14:textFill>
              </w:rPr>
              <w:t>注：</w:t>
            </w:r>
            <w:r>
              <w:rPr>
                <w:color w:val="000000" w:themeColor="text1"/>
                <w:sz w:val="18"/>
                <w14:textFill>
                  <w14:solidFill>
                    <w14:schemeClr w14:val="tx1"/>
                  </w14:solidFill>
                </w14:textFill>
              </w:rPr>
              <w:t>验收检验中“√”表示应做的项目</w:t>
            </w:r>
            <w:r>
              <w:rPr>
                <w:color w:val="000000" w:themeColor="text1"/>
                <w:spacing w:val="-1"/>
                <w:sz w:val="18"/>
                <w14:textFill>
                  <w14:solidFill>
                    <w14:schemeClr w14:val="tx1"/>
                  </w14:solidFill>
                </w14:textFill>
              </w:rPr>
              <w:t>。</w:t>
            </w:r>
          </w:p>
        </w:tc>
      </w:tr>
    </w:tbl>
    <w:p w14:paraId="1452F8B7">
      <w:pPr>
        <w:rPr>
          <w:rFonts w:ascii="黑体" w:hAnsi="黑体" w:eastAsia="黑体" w:cs="黑体"/>
          <w:bCs/>
          <w:kern w:val="44"/>
          <w:szCs w:val="21"/>
          <w:shd w:val="clear" w:color="auto" w:fill="FFFFFF"/>
        </w:rPr>
      </w:pPr>
      <w:bookmarkStart w:id="377" w:name="_Toc28607"/>
      <w:bookmarkStart w:id="378" w:name="_Toc25692"/>
      <w:bookmarkStart w:id="379" w:name="_Toc4237"/>
      <w:bookmarkStart w:id="380" w:name="_Toc11190"/>
    </w:p>
    <w:p w14:paraId="33DCA8FF">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4 外形结构试验</w:t>
      </w:r>
    </w:p>
    <w:p w14:paraId="6DE7192A">
      <w:pPr>
        <w:spacing w:line="560" w:lineRule="exact"/>
        <w:rPr>
          <w:rFonts w:ascii="宋体" w:hAnsi="宋体"/>
        </w:rPr>
      </w:pPr>
      <w:r>
        <w:rPr>
          <w:rFonts w:hint="eastAsia" w:ascii="宋体" w:hAnsi="宋体"/>
        </w:rPr>
        <w:t>按4.2要求检验协议转换单元的外形结构。</w:t>
      </w:r>
    </w:p>
    <w:p w14:paraId="292C0E7A">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5 功能试验</w:t>
      </w:r>
    </w:p>
    <w:p w14:paraId="12425E1B">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上电检查</w:t>
      </w:r>
    </w:p>
    <w:p w14:paraId="1325121B">
      <w:pPr>
        <w:spacing w:line="560" w:lineRule="exact"/>
        <w:rPr>
          <w:rFonts w:ascii="宋体" w:hAnsi="宋体"/>
        </w:rPr>
      </w:pPr>
      <w:r>
        <w:rPr>
          <w:rFonts w:hint="eastAsia" w:ascii="宋体" w:hAnsi="宋体"/>
        </w:rPr>
        <w:t>给协议转换单元施加额定电压电源，检查上电启动过程，启动后设备应运行正常，无死机、无告警、冒烟等异常现象，各项功能及指示灯显示均符合设计要求。</w:t>
      </w:r>
    </w:p>
    <w:p w14:paraId="098EC266">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2数据传输信道</w:t>
      </w:r>
    </w:p>
    <w:p w14:paraId="3C362CD3">
      <w:pPr>
        <w:spacing w:line="560" w:lineRule="exact"/>
        <w:rPr>
          <w:rFonts w:ascii="宋体" w:hAnsi="宋体"/>
        </w:rPr>
      </w:pPr>
      <w:r>
        <w:rPr>
          <w:rFonts w:hint="eastAsia" w:ascii="宋体" w:hAnsi="宋体"/>
        </w:rPr>
        <w:t>按4.8.5要求检验协议转换单元的数据传输信道，验证协议转换单元与计量自动化终端和光伏逆变器的数据传输稳定性。</w:t>
      </w:r>
    </w:p>
    <w:p w14:paraId="67E2EF45">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3通信协议一致性</w:t>
      </w:r>
    </w:p>
    <w:p w14:paraId="4D577EF1">
      <w:pPr>
        <w:spacing w:line="560" w:lineRule="exact"/>
        <w:rPr>
          <w:rFonts w:ascii="宋体" w:hAnsi="宋体"/>
        </w:rPr>
      </w:pPr>
      <w:r>
        <w:rPr>
          <w:rFonts w:hint="eastAsia" w:ascii="宋体" w:hAnsi="宋体"/>
        </w:rPr>
        <w:t>按4.8.7要求检验协议转换单元的通信协议一致性。</w:t>
      </w:r>
    </w:p>
    <w:p w14:paraId="4B132A17">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4柔性调节</w:t>
      </w:r>
    </w:p>
    <w:p w14:paraId="5291495E">
      <w:pPr>
        <w:spacing w:line="560" w:lineRule="exact"/>
        <w:rPr>
          <w:rFonts w:ascii="宋体" w:hAnsi="宋体"/>
        </w:rPr>
      </w:pPr>
      <w:r>
        <w:rPr>
          <w:rFonts w:hint="eastAsia" w:ascii="宋体" w:hAnsi="宋体"/>
        </w:rPr>
        <w:t>按4.8.9要求检验协议转换单元的柔性调节功能。</w:t>
      </w:r>
    </w:p>
    <w:p w14:paraId="2F5554E5">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6 电源试验</w:t>
      </w:r>
    </w:p>
    <w:p w14:paraId="0E75A626">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1电源影响</w:t>
      </w:r>
    </w:p>
    <w:p w14:paraId="26FA45E3">
      <w:pPr>
        <w:spacing w:line="560" w:lineRule="exact"/>
        <w:rPr>
          <w:rFonts w:ascii="宋体" w:hAnsi="宋体"/>
        </w:rPr>
      </w:pPr>
      <w:r>
        <w:rPr>
          <w:rFonts w:hint="eastAsia" w:ascii="宋体" w:hAnsi="宋体"/>
        </w:rPr>
        <w:t>按4.4.1要求检验协议转换单元的电源影响性能，检查设备在电源额定值及允许偏差内是否正常工作。</w:t>
      </w:r>
    </w:p>
    <w:p w14:paraId="344177C7">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1功率消耗</w:t>
      </w:r>
    </w:p>
    <w:p w14:paraId="4D3E9C03">
      <w:pPr>
        <w:spacing w:line="560" w:lineRule="exact"/>
        <w:rPr>
          <w:rFonts w:ascii="宋体" w:hAnsi="宋体"/>
        </w:rPr>
      </w:pPr>
      <w:r>
        <w:rPr>
          <w:rFonts w:hint="eastAsia" w:ascii="宋体" w:hAnsi="宋体"/>
        </w:rPr>
        <w:t>按4.4.2要求检验协议转换单元的功率消耗性能。</w:t>
      </w:r>
    </w:p>
    <w:p w14:paraId="142D9A63">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3抗接地故障能力</w:t>
      </w:r>
    </w:p>
    <w:p w14:paraId="5F2E45CF">
      <w:pPr>
        <w:spacing w:line="560" w:lineRule="exact"/>
        <w:rPr>
          <w:rFonts w:ascii="宋体" w:hAnsi="宋体"/>
        </w:rPr>
      </w:pPr>
      <w:r>
        <w:rPr>
          <w:rFonts w:hint="eastAsia" w:ascii="宋体" w:hAnsi="宋体"/>
        </w:rPr>
        <w:t>协议转换单元电源由非有效接地系统或中性点不接地系统的三相四线配电网供电时，在接地故障及相对地产生10％过电压的情况下，没有接地的两相对地电压将会达到标称电压的1.9倍；在此情况下，设备不应出现损坏。供电恢复正常后，设备应正常工作，保存数据应无改变。</w:t>
      </w:r>
    </w:p>
    <w:p w14:paraId="4948729F">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4连续通电稳定性</w:t>
      </w:r>
    </w:p>
    <w:p w14:paraId="572D546C">
      <w:pPr>
        <w:spacing w:line="560" w:lineRule="exact"/>
        <w:rPr>
          <w:rFonts w:ascii="宋体" w:hAnsi="宋体"/>
        </w:rPr>
      </w:pPr>
      <w:r>
        <w:rPr>
          <w:rFonts w:hint="eastAsia" w:ascii="宋体" w:hAnsi="宋体"/>
        </w:rPr>
        <w:t>按4.13要求检验协议转换单元的连续通电稳定性。</w:t>
      </w:r>
    </w:p>
    <w:p w14:paraId="7A804CF9">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7 环境试验</w:t>
      </w:r>
    </w:p>
    <w:p w14:paraId="5B83F3B3">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1高温试验</w:t>
      </w:r>
    </w:p>
    <w:p w14:paraId="6AAABF57">
      <w:pPr>
        <w:spacing w:line="560" w:lineRule="exact"/>
        <w:rPr>
          <w:rFonts w:ascii="宋体" w:hAnsi="宋体"/>
        </w:rPr>
      </w:pPr>
      <w:r>
        <w:rPr>
          <w:rFonts w:hint="eastAsia" w:ascii="宋体" w:hAnsi="宋体"/>
        </w:rPr>
        <w:t>按“GB/T 2423.2 电工电子产品环境试验 第2 部分：试验方法 试验 B：高温”中规定的试验要求和试验方法进行，应能承受严酷等级为：温度为表6规定的高温温度、持续时间 72h 的高温试验。试验期间被测终端性能应满足技术要求的规定。</w:t>
      </w:r>
    </w:p>
    <w:p w14:paraId="77542C49">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2低温试验</w:t>
      </w:r>
    </w:p>
    <w:p w14:paraId="481C87AF">
      <w:pPr>
        <w:spacing w:line="560" w:lineRule="exact"/>
        <w:rPr>
          <w:rFonts w:ascii="宋体" w:hAnsi="宋体"/>
        </w:rPr>
      </w:pPr>
      <w:r>
        <w:rPr>
          <w:rFonts w:hint="eastAsia" w:ascii="宋体" w:hAnsi="宋体"/>
        </w:rPr>
        <w:t>按GB/T2423.1规定的Ab类试验，将受试智能柔性调控终端在非通电状态下放入低温试验箱的中央，降温至</w:t>
      </w:r>
      <w:r>
        <w:fldChar w:fldCharType="begin"/>
      </w:r>
      <w:r>
        <w:instrText xml:space="preserve"> HYPERLINK \l "_4.1_环境条件" </w:instrText>
      </w:r>
      <w:r>
        <w:fldChar w:fldCharType="separate"/>
      </w:r>
      <w:r>
        <w:rPr>
          <w:rFonts w:hint="eastAsia" w:ascii="宋体" w:hAnsi="宋体"/>
        </w:rPr>
        <w:t>5.1</w:t>
      </w:r>
      <w:r>
        <w:rPr>
          <w:rFonts w:hint="eastAsia" w:ascii="宋体" w:hAnsi="宋体"/>
        </w:rPr>
        <w:fldChar w:fldCharType="end"/>
      </w:r>
      <w:r>
        <w:rPr>
          <w:rFonts w:hint="eastAsia" w:ascii="宋体" w:hAnsi="宋体"/>
        </w:rPr>
        <w:t>规定的最低温度（-25℃）保温72h，然后通电0.5h，功能和性能符合要求。</w:t>
      </w:r>
    </w:p>
    <w:p w14:paraId="57C2B2DB">
      <w:pPr>
        <w:pStyle w:val="4"/>
        <w:numPr>
          <w:ilvl w:val="2"/>
          <w:numId w:val="0"/>
        </w:numPr>
        <w:tabs>
          <w:tab w:val="left" w:pos="1023"/>
        </w:tabs>
        <w:rPr>
          <w:color w:val="000000" w:themeColor="text1"/>
          <w14:textFill>
            <w14:solidFill>
              <w14:schemeClr w14:val="tx1"/>
            </w14:solidFill>
          </w14:textFill>
        </w:rPr>
      </w:pP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3湿热试验</w:t>
      </w:r>
    </w:p>
    <w:p w14:paraId="64FEF9E0">
      <w:pPr>
        <w:spacing w:line="560" w:lineRule="exact"/>
        <w:rPr>
          <w:rFonts w:ascii="宋体" w:hAnsi="宋体"/>
        </w:rPr>
      </w:pPr>
      <w:r>
        <w:rPr>
          <w:rFonts w:hint="eastAsia" w:ascii="宋体" w:hAnsi="宋体"/>
        </w:rPr>
        <w:t>按GB/T 2423.4规定进行试验。电压线路施加参比电压，变化型式为1，上限温度为75℃±2℃，在不采取特殊措施排除表面潮气条件下，试验6个周期。试验结束前0.5h。试验结束后，在大气条件下恢复1h～2h，检查终端金属部分应无腐蚀和生锈情况，功能和性能应符合技术规范要求。</w:t>
      </w:r>
    </w:p>
    <w:p w14:paraId="4E1C686E">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8 电磁兼容试验</w:t>
      </w:r>
    </w:p>
    <w:p w14:paraId="64118D3B">
      <w:pPr>
        <w:spacing w:line="560" w:lineRule="exact"/>
        <w:rPr>
          <w:rFonts w:ascii="宋体" w:hAnsi="宋体"/>
        </w:rPr>
      </w:pPr>
      <w:r>
        <w:rPr>
          <w:rFonts w:hint="eastAsia" w:ascii="宋体" w:hAnsi="宋体"/>
        </w:rPr>
        <w:t>按4.12要求逐项进行工频磁场抗扰度、射频电磁场辐射抗扰度、射频场感应的传导骚扰抗度、静电放电抗扰度、电快速瞬变脉冲群抗扰度、阻尼振荡波抗扰度、浪涌抗扰度及电压暂降和短时中断试验。</w:t>
      </w:r>
    </w:p>
    <w:p w14:paraId="42BE5680">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9 电气试验</w:t>
      </w:r>
    </w:p>
    <w:p w14:paraId="1755BB56">
      <w:pPr>
        <w:spacing w:line="560" w:lineRule="exact"/>
        <w:rPr>
          <w:rFonts w:ascii="宋体" w:hAnsi="宋体"/>
        </w:rPr>
      </w:pPr>
      <w:r>
        <w:rPr>
          <w:rFonts w:hint="eastAsia" w:ascii="宋体" w:hAnsi="宋体"/>
        </w:rPr>
        <w:t>按4.6.1要求逐项进行绝缘电阻、绝缘强度、冲击电压试验。</w:t>
      </w:r>
    </w:p>
    <w:p w14:paraId="31438F5A">
      <w:pPr>
        <w:pStyle w:val="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10 机械试验</w:t>
      </w:r>
    </w:p>
    <w:p w14:paraId="00C49937">
      <w:pPr>
        <w:spacing w:line="560" w:lineRule="exact"/>
        <w:rPr>
          <w:rFonts w:ascii="宋体" w:hAnsi="宋体"/>
        </w:rPr>
      </w:pPr>
      <w:r>
        <w:rPr>
          <w:rFonts w:hint="eastAsia" w:ascii="宋体" w:hAnsi="宋体"/>
        </w:rPr>
        <w:t>按4.3要求进行机械振动试验。</w:t>
      </w:r>
    </w:p>
    <w:p w14:paraId="0F121393">
      <w:pPr>
        <w:pStyle w:val="2"/>
        <w:rPr>
          <w:color w:val="000000" w:themeColor="text1"/>
          <w14:textFill>
            <w14:solidFill>
              <w14:schemeClr w14:val="tx1"/>
            </w14:solidFill>
          </w14:textFill>
        </w:rPr>
      </w:pPr>
      <w:bookmarkStart w:id="381" w:name="_Toc689809440"/>
      <w:bookmarkStart w:id="382" w:name="_Toc17930"/>
      <w:bookmarkStart w:id="383" w:name="_Toc2904"/>
      <w:bookmarkStart w:id="384" w:name="_Toc701318237"/>
      <w:bookmarkStart w:id="385" w:name="_Toc13127"/>
      <w:bookmarkStart w:id="386" w:name="_Toc3861"/>
      <w:bookmarkStart w:id="387" w:name="_Toc29022"/>
      <w:bookmarkStart w:id="388" w:name="_Toc1240496345"/>
      <w:r>
        <w:rPr>
          <w:rFonts w:hint="eastAsia"/>
          <w:color w:val="000000" w:themeColor="text1"/>
          <w14:textFill>
            <w14:solidFill>
              <w14:schemeClr w14:val="tx1"/>
            </w14:solidFill>
          </w14:textFill>
        </w:rPr>
        <w:t>7 售后服务</w:t>
      </w:r>
      <w:bookmarkEnd w:id="381"/>
      <w:bookmarkEnd w:id="382"/>
      <w:bookmarkEnd w:id="383"/>
      <w:bookmarkEnd w:id="384"/>
      <w:bookmarkEnd w:id="385"/>
      <w:bookmarkEnd w:id="386"/>
      <w:bookmarkEnd w:id="387"/>
      <w:bookmarkEnd w:id="388"/>
    </w:p>
    <w:p w14:paraId="261339BC">
      <w:pPr>
        <w:spacing w:line="560" w:lineRule="exact"/>
        <w:rPr>
          <w:rFonts w:ascii="宋体" w:hAnsi="宋体"/>
        </w:rPr>
      </w:pPr>
      <w:r>
        <w:rPr>
          <w:rFonts w:hint="eastAsia" w:ascii="宋体" w:hAnsi="宋体"/>
        </w:rPr>
        <w:t>卖方应提供以下售后服务：</w:t>
      </w:r>
    </w:p>
    <w:p w14:paraId="22E1F543">
      <w:pPr>
        <w:spacing w:line="560" w:lineRule="exact"/>
        <w:rPr>
          <w:rFonts w:ascii="宋体" w:hAnsi="宋体"/>
        </w:rPr>
      </w:pPr>
      <w:r>
        <w:rPr>
          <w:rFonts w:hint="eastAsia" w:ascii="宋体" w:hAnsi="宋体"/>
        </w:rPr>
        <w:t>1）售出的产品，在一年内免费为用户保修、重大问题包换，终身维修。</w:t>
      </w:r>
    </w:p>
    <w:p w14:paraId="37FB4449">
      <w:pPr>
        <w:spacing w:line="560" w:lineRule="exact"/>
        <w:rPr>
          <w:rFonts w:ascii="宋体" w:hAnsi="宋体"/>
        </w:rPr>
      </w:pPr>
      <w:r>
        <w:rPr>
          <w:rFonts w:hint="eastAsia" w:ascii="宋体" w:hAnsi="宋体"/>
        </w:rPr>
        <w:t>2）三年内有升级版软件发布，可为用户免费升级。</w:t>
      </w:r>
    </w:p>
    <w:p w14:paraId="54C12C4A">
      <w:pPr>
        <w:spacing w:line="560" w:lineRule="exact"/>
        <w:rPr>
          <w:rFonts w:ascii="宋体" w:hAnsi="宋体"/>
        </w:rPr>
      </w:pPr>
      <w:r>
        <w:rPr>
          <w:rFonts w:hint="eastAsia" w:ascii="宋体" w:hAnsi="宋体"/>
        </w:rPr>
        <w:t>3）售出的产品，供应商需配合开展现场安装调试和异常处置，提供现场光伏逆变器接入的协议适配、转接线适配等工作。</w:t>
      </w:r>
    </w:p>
    <w:p w14:paraId="66B8AA0C">
      <w:pPr>
        <w:spacing w:line="560" w:lineRule="exact"/>
        <w:rPr>
          <w:rFonts w:ascii="宋体" w:hAnsi="宋体"/>
        </w:rPr>
      </w:pPr>
      <w:r>
        <w:rPr>
          <w:rFonts w:hint="eastAsia" w:ascii="宋体" w:hAnsi="宋体"/>
        </w:rPr>
        <w:t>4）售出的产品，供应商需配合提供现场运维配套设备、程序等以方便现场安装调试。</w:t>
      </w:r>
    </w:p>
    <w:p w14:paraId="51FF1221">
      <w:pPr>
        <w:spacing w:line="560" w:lineRule="exact"/>
        <w:rPr>
          <w:rFonts w:ascii="宋体" w:hAnsi="宋体"/>
        </w:rPr>
      </w:pPr>
      <w:r>
        <w:rPr>
          <w:rFonts w:hint="eastAsia" w:ascii="宋体" w:hAnsi="宋体"/>
        </w:rPr>
        <w:t>注：保修范围不包括附件、使用后的外观损伤、自然灾害引起的损坏和安装后的搬迁等。</w:t>
      </w:r>
    </w:p>
    <w:p w14:paraId="39F4F440">
      <w:pPr>
        <w:rPr>
          <w:rFonts w:ascii="黑体" w:hAnsi="黑体" w:eastAsia="黑体" w:cs="黑体"/>
          <w:bCs/>
          <w:kern w:val="44"/>
          <w:szCs w:val="21"/>
          <w:shd w:val="clear" w:color="auto" w:fill="FFFFFF"/>
        </w:rPr>
      </w:pPr>
    </w:p>
    <w:p w14:paraId="5F843557">
      <w:pPr>
        <w:rPr>
          <w:rFonts w:ascii="黑体" w:hAnsi="黑体" w:eastAsia="黑体" w:cs="黑体"/>
          <w:bCs/>
          <w:kern w:val="44"/>
          <w:szCs w:val="21"/>
          <w:shd w:val="clear" w:color="auto" w:fill="FFFFFF"/>
        </w:rPr>
      </w:pPr>
    </w:p>
    <w:p w14:paraId="27BEA7CB">
      <w:pPr>
        <w:rPr>
          <w:rFonts w:ascii="黑体" w:hAnsi="黑体" w:eastAsia="黑体" w:cs="黑体"/>
          <w:bCs/>
          <w:kern w:val="44"/>
          <w:szCs w:val="21"/>
          <w:shd w:val="clear" w:color="auto" w:fill="FFFFFF"/>
        </w:rPr>
      </w:pPr>
    </w:p>
    <w:p w14:paraId="07914E5E">
      <w:pPr>
        <w:rPr>
          <w:rFonts w:ascii="黑体" w:hAnsi="黑体" w:eastAsia="黑体" w:cs="黑体"/>
          <w:bCs/>
          <w:kern w:val="44"/>
          <w:szCs w:val="21"/>
          <w:highlight w:val="yellow"/>
          <w:shd w:val="clear" w:color="auto" w:fill="FFFFFF"/>
        </w:rPr>
      </w:pPr>
    </w:p>
    <w:p w14:paraId="5C950A59">
      <w:pPr>
        <w:rPr>
          <w:rFonts w:ascii="黑体" w:hAnsi="黑体" w:eastAsia="黑体" w:cs="黑体"/>
          <w:bCs/>
          <w:kern w:val="44"/>
          <w:szCs w:val="21"/>
          <w:shd w:val="clear" w:color="auto" w:fill="FFFFFF"/>
        </w:rPr>
      </w:pPr>
    </w:p>
    <w:p w14:paraId="4D213BBA">
      <w:pPr>
        <w:rPr>
          <w:rFonts w:ascii="黑体" w:hAnsi="黑体" w:eastAsia="黑体" w:cs="黑体"/>
          <w:bCs/>
          <w:kern w:val="44"/>
          <w:szCs w:val="21"/>
          <w:shd w:val="clear" w:color="auto" w:fill="FFFFFF"/>
        </w:rPr>
      </w:pPr>
    </w:p>
    <w:p w14:paraId="34D9D64B">
      <w:pPr>
        <w:rPr>
          <w:rFonts w:ascii="黑体" w:hAnsi="黑体" w:eastAsia="黑体" w:cs="黑体"/>
          <w:bCs/>
          <w:kern w:val="44"/>
          <w:szCs w:val="21"/>
          <w:shd w:val="clear" w:color="auto" w:fill="FFFFFF"/>
        </w:rPr>
      </w:pPr>
    </w:p>
    <w:p w14:paraId="46858CE8">
      <w:pPr>
        <w:rPr>
          <w:rFonts w:ascii="黑体" w:hAnsi="黑体" w:eastAsia="黑体" w:cs="黑体"/>
          <w:bCs/>
          <w:kern w:val="44"/>
          <w:szCs w:val="21"/>
          <w:highlight w:val="yellow"/>
          <w:shd w:val="clear" w:color="auto" w:fill="FFFFFF"/>
        </w:rPr>
      </w:pPr>
    </w:p>
    <w:p w14:paraId="7862E68B">
      <w:pPr>
        <w:rPr>
          <w:rFonts w:ascii="黑体" w:hAnsi="黑体" w:eastAsia="黑体" w:cs="黑体"/>
          <w:bCs/>
          <w:kern w:val="44"/>
          <w:szCs w:val="21"/>
          <w:shd w:val="clear" w:color="auto" w:fill="FFFFFF"/>
        </w:rPr>
      </w:pPr>
      <w:r>
        <w:rPr>
          <w:rFonts w:hint="eastAsia" w:ascii="黑体" w:hAnsi="黑体" w:eastAsia="黑体" w:cs="黑体"/>
          <w:bCs/>
          <w:kern w:val="44"/>
          <w:szCs w:val="21"/>
          <w:shd w:val="clear" w:color="auto" w:fill="FFFFFF"/>
        </w:rPr>
        <w:br w:type="page"/>
      </w:r>
    </w:p>
    <w:bookmarkEnd w:id="377"/>
    <w:bookmarkEnd w:id="378"/>
    <w:bookmarkEnd w:id="379"/>
    <w:bookmarkEnd w:id="380"/>
    <w:p w14:paraId="304BB608">
      <w:pPr>
        <w:pStyle w:val="27"/>
        <w:tabs>
          <w:tab w:val="left" w:pos="360"/>
        </w:tabs>
        <w:rPr>
          <w:color w:val="000000" w:themeColor="text1"/>
          <w14:textFill>
            <w14:solidFill>
              <w14:schemeClr w14:val="tx1"/>
            </w14:solidFill>
          </w14:textFill>
        </w:rPr>
      </w:pPr>
      <w:bookmarkStart w:id="389" w:name="_Toc11101"/>
      <w:bookmarkStart w:id="390" w:name="_Toc2784"/>
      <w:bookmarkStart w:id="391" w:name="_Toc12015"/>
      <w:bookmarkStart w:id="392" w:name="_Toc5185"/>
      <w:bookmarkStart w:id="393" w:name="_Toc20434"/>
      <w:bookmarkStart w:id="394" w:name="_Toc1008490945"/>
      <w:bookmarkStart w:id="395" w:name="_Toc218915462"/>
      <w:bookmarkStart w:id="396" w:name="_Toc847069372"/>
      <w:bookmarkStart w:id="397" w:name="_Toc8742"/>
      <w:bookmarkStart w:id="398" w:name="_Toc12111"/>
      <w:bookmarkStart w:id="399" w:name="_Toc16182"/>
      <w:r>
        <w:rPr>
          <w:rFonts w:hint="eastAsia"/>
          <w:color w:val="000000" w:themeColor="text1"/>
          <w14:textFill>
            <w14:solidFill>
              <w14:schemeClr w14:val="tx1"/>
            </w14:solidFill>
          </w14:textFill>
        </w:rPr>
        <w:t>外形尺寸</w:t>
      </w:r>
      <w:bookmarkEnd w:id="389"/>
      <w:bookmarkEnd w:id="390"/>
      <w:bookmarkEnd w:id="391"/>
      <w:bookmarkEnd w:id="392"/>
      <w:bookmarkEnd w:id="393"/>
      <w:bookmarkEnd w:id="394"/>
      <w:bookmarkEnd w:id="395"/>
      <w:bookmarkEnd w:id="396"/>
      <w:bookmarkEnd w:id="397"/>
      <w:bookmarkEnd w:id="398"/>
      <w:bookmarkEnd w:id="399"/>
    </w:p>
    <w:p w14:paraId="04856709">
      <w:pPr>
        <w:pStyle w:val="5"/>
        <w:tabs>
          <w:tab w:val="left" w:pos="813"/>
        </w:tabs>
        <w:spacing w:before="121"/>
        <w:ind w:firstLine="0" w:firstLineChars="0"/>
        <w:outlineLvl w:val="1"/>
        <w:rPr>
          <w:rFonts w:ascii="黑体" w:eastAsia="黑体"/>
          <w:color w:val="000000" w:themeColor="text1"/>
          <w14:textFill>
            <w14:solidFill>
              <w14:schemeClr w14:val="tx1"/>
            </w14:solidFill>
          </w14:textFill>
        </w:rPr>
      </w:pPr>
      <w:bookmarkStart w:id="400" w:name="_Toc26198"/>
      <w:bookmarkStart w:id="401" w:name="_Toc31991"/>
      <w:r>
        <w:rPr>
          <w:rFonts w:hint="eastAsia" w:ascii="黑体" w:eastAsia="黑体"/>
          <w:color w:val="000000" w:themeColor="text1"/>
          <w:spacing w:val="-3"/>
          <w14:textFill>
            <w14:solidFill>
              <w14:schemeClr w14:val="tx1"/>
            </w14:solidFill>
          </w14:textFill>
        </w:rPr>
        <w:t>A.1 协议转换单元</w:t>
      </w:r>
      <w:r>
        <w:rPr>
          <w:rFonts w:ascii="黑体" w:eastAsia="黑体"/>
          <w:color w:val="000000" w:themeColor="text1"/>
          <w:spacing w:val="-3"/>
          <w14:textFill>
            <w14:solidFill>
              <w14:schemeClr w14:val="tx1"/>
            </w14:solidFill>
          </w14:textFill>
        </w:rPr>
        <w:t>外形结构</w:t>
      </w:r>
      <w:bookmarkEnd w:id="400"/>
      <w:bookmarkEnd w:id="401"/>
    </w:p>
    <w:p w14:paraId="1FC86FCB">
      <w:pPr>
        <w:pStyle w:val="5"/>
        <w:tabs>
          <w:tab w:val="left" w:pos="1023"/>
        </w:tabs>
        <w:spacing w:before="123"/>
        <w:ind w:firstLine="0" w:firstLineChars="0"/>
        <w:outlineLvl w:val="2"/>
        <w:rPr>
          <w:rFonts w:ascii="黑体" w:eastAsia="黑体"/>
          <w:color w:val="000000" w:themeColor="text1"/>
          <w14:textFill>
            <w14:solidFill>
              <w14:schemeClr w14:val="tx1"/>
            </w14:solidFill>
          </w14:textFill>
        </w:rPr>
      </w:pPr>
      <w:bookmarkStart w:id="402" w:name="_Toc1953"/>
      <w:bookmarkStart w:id="403" w:name="_Toc14724"/>
      <w:r>
        <w:rPr>
          <w:rFonts w:hint="eastAsia" w:ascii="黑体" w:eastAsia="黑体"/>
          <w:color w:val="000000" w:themeColor="text1"/>
          <w:spacing w:val="-3"/>
          <w14:textFill>
            <w14:solidFill>
              <w14:schemeClr w14:val="tx1"/>
            </w14:solidFill>
          </w14:textFill>
        </w:rPr>
        <w:t>A.1.1 协议转换单元</w:t>
      </w:r>
      <w:r>
        <w:rPr>
          <w:rFonts w:ascii="黑体" w:eastAsia="黑体"/>
          <w:color w:val="000000" w:themeColor="text1"/>
          <w:spacing w:val="-3"/>
          <w14:textFill>
            <w14:solidFill>
              <w14:schemeClr w14:val="tx1"/>
            </w14:solidFill>
          </w14:textFill>
        </w:rPr>
        <w:t>外观尺寸示意图</w:t>
      </w:r>
      <w:bookmarkEnd w:id="402"/>
      <w:bookmarkEnd w:id="403"/>
    </w:p>
    <w:p w14:paraId="1748A3F5">
      <w:pPr>
        <w:spacing w:line="560" w:lineRule="exact"/>
        <w:jc w:val="left"/>
        <w:rPr>
          <w:color w:val="000000" w:themeColor="text1"/>
          <w14:textFill>
            <w14:solidFill>
              <w14:schemeClr w14:val="tx1"/>
            </w14:solidFill>
          </w14:textFill>
        </w:rPr>
      </w:pPr>
      <w:r>
        <w:rPr>
          <w:rFonts w:hint="eastAsia" w:ascii="宋体" w:hAnsi="宋体"/>
        </w:rPr>
        <w:t>协议转换单元外观尺寸见图A.1、图A.2、图A.3、图A.4、图A.5。</w:t>
      </w:r>
    </w:p>
    <w:p w14:paraId="2442DE95">
      <w:pPr>
        <w:pStyle w:val="9"/>
        <w:ind w:firstLine="0" w:firstLineChars="0"/>
        <w:jc w:val="center"/>
      </w:pPr>
      <w:r>
        <w:drawing>
          <wp:inline distT="0" distB="0" distL="114300" distR="114300">
            <wp:extent cx="4124960" cy="3056890"/>
            <wp:effectExtent l="0" t="0" r="889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4124960" cy="3056890"/>
                    </a:xfrm>
                    <a:prstGeom prst="rect">
                      <a:avLst/>
                    </a:prstGeom>
                    <a:noFill/>
                    <a:ln>
                      <a:noFill/>
                    </a:ln>
                  </pic:spPr>
                </pic:pic>
              </a:graphicData>
            </a:graphic>
          </wp:inline>
        </w:drawing>
      </w:r>
    </w:p>
    <w:p w14:paraId="5926A0EA">
      <w:pPr>
        <w:pStyle w:val="7"/>
        <w:rPr>
          <w:color w:val="000000" w:themeColor="text1"/>
          <w14:textFill>
            <w14:solidFill>
              <w14:schemeClr w14:val="tx1"/>
            </w14:solidFill>
          </w14:textFill>
        </w:rPr>
      </w:pPr>
      <w:r>
        <w:rPr>
          <w:color w:val="000000" w:themeColor="text1"/>
          <w14:textFill>
            <w14:solidFill>
              <w14:schemeClr w14:val="tx1"/>
            </w14:solidFill>
          </w14:textFill>
        </w:rPr>
        <w:t>图A.1</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外观尺寸示意图（一）</w:t>
      </w:r>
    </w:p>
    <w:p w14:paraId="49A080EC">
      <w:pPr>
        <w:pStyle w:val="9"/>
        <w:ind w:firstLine="0" w:firstLineChars="0"/>
        <w:jc w:val="center"/>
        <w:rPr>
          <w:color w:val="000000" w:themeColor="text1"/>
          <w:sz w:val="11"/>
          <w14:textFill>
            <w14:solidFill>
              <w14:schemeClr w14:val="tx1"/>
            </w14:solidFill>
          </w14:textFill>
        </w:rPr>
      </w:pPr>
      <w:r>
        <w:rPr>
          <w:color w:val="000000" w:themeColor="text1"/>
          <w14:textFill>
            <w14:solidFill>
              <w14:schemeClr w14:val="tx1"/>
            </w14:solidFill>
          </w14:textFill>
        </w:rPr>
        <w:drawing>
          <wp:inline distT="0" distB="0" distL="114300" distR="114300">
            <wp:extent cx="3911600" cy="3347720"/>
            <wp:effectExtent l="0" t="0" r="5080" b="5080"/>
            <wp:docPr id="20" name="图片 2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1)"/>
                    <pic:cNvPicPr>
                      <a:picLocks noChangeAspect="1"/>
                    </pic:cNvPicPr>
                  </pic:nvPicPr>
                  <pic:blipFill>
                    <a:blip r:embed="rId19"/>
                    <a:stretch>
                      <a:fillRect/>
                    </a:stretch>
                  </pic:blipFill>
                  <pic:spPr>
                    <a:xfrm>
                      <a:off x="0" y="0"/>
                      <a:ext cx="3911600" cy="3347720"/>
                    </a:xfrm>
                    <a:prstGeom prst="rect">
                      <a:avLst/>
                    </a:prstGeom>
                  </pic:spPr>
                </pic:pic>
              </a:graphicData>
            </a:graphic>
          </wp:inline>
        </w:drawing>
      </w:r>
    </w:p>
    <w:p w14:paraId="5D2348DB">
      <w:pPr>
        <w:pStyle w:val="9"/>
        <w:spacing w:before="3"/>
        <w:ind w:firstLine="0" w:firstLineChars="0"/>
        <w:rPr>
          <w:color w:val="000000" w:themeColor="text1"/>
          <w:sz w:val="10"/>
          <w14:textFill>
            <w14:solidFill>
              <w14:schemeClr w14:val="tx1"/>
            </w14:solidFill>
          </w14:textFill>
        </w:rPr>
      </w:pPr>
    </w:p>
    <w:p w14:paraId="5FA2A631">
      <w:pPr>
        <w:pStyle w:val="7"/>
        <w:rPr>
          <w:color w:val="000000" w:themeColor="text1"/>
          <w14:textFill>
            <w14:solidFill>
              <w14:schemeClr w14:val="tx1"/>
            </w14:solidFill>
          </w14:textFill>
        </w:rPr>
      </w:pPr>
      <w:r>
        <w:rPr>
          <w:color w:val="000000" w:themeColor="text1"/>
          <w14:textFill>
            <w14:solidFill>
              <w14:schemeClr w14:val="tx1"/>
            </w14:solidFill>
          </w14:textFill>
        </w:rPr>
        <w:t>图A.2</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外观尺寸示意图（二）</w:t>
      </w:r>
    </w:p>
    <w:p w14:paraId="6C920E58">
      <w:pPr>
        <w:pStyle w:val="9"/>
        <w:ind w:firstLine="0" w:firstLineChars="0"/>
        <w:jc w:val="center"/>
        <w:rPr>
          <w:rFonts w:ascii="黑体"/>
          <w:color w:val="000000" w:themeColor="text1"/>
          <w:sz w:val="22"/>
          <w14:textFill>
            <w14:solidFill>
              <w14:schemeClr w14:val="tx1"/>
            </w14:solidFill>
          </w14:textFill>
        </w:rPr>
      </w:pPr>
      <w:r>
        <w:drawing>
          <wp:inline distT="0" distB="0" distL="0" distR="0">
            <wp:extent cx="2052955" cy="3599815"/>
            <wp:effectExtent l="0" t="0" r="4445" b="12065"/>
            <wp:docPr id="1144956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6620" name="图片 1"/>
                    <pic:cNvPicPr>
                      <a:picLocks noChangeAspect="1"/>
                    </pic:cNvPicPr>
                  </pic:nvPicPr>
                  <pic:blipFill>
                    <a:blip r:embed="rId20"/>
                    <a:stretch>
                      <a:fillRect/>
                    </a:stretch>
                  </pic:blipFill>
                  <pic:spPr>
                    <a:xfrm>
                      <a:off x="0" y="0"/>
                      <a:ext cx="2052955" cy="3599815"/>
                    </a:xfrm>
                    <a:prstGeom prst="rect">
                      <a:avLst/>
                    </a:prstGeom>
                  </pic:spPr>
                </pic:pic>
              </a:graphicData>
            </a:graphic>
          </wp:inline>
        </w:drawing>
      </w:r>
    </w:p>
    <w:p w14:paraId="5C982EA3">
      <w:pPr>
        <w:pStyle w:val="7"/>
        <w:rPr>
          <w:color w:val="000000" w:themeColor="text1"/>
          <w14:textFill>
            <w14:solidFill>
              <w14:schemeClr w14:val="tx1"/>
            </w14:solidFill>
          </w14:textFill>
        </w:rPr>
      </w:pPr>
      <w:r>
        <w:rPr>
          <w:color w:val="000000" w:themeColor="text1"/>
          <w14:textFill>
            <w14:solidFill>
              <w14:schemeClr w14:val="tx1"/>
            </w14:solidFill>
          </w14:textFill>
        </w:rPr>
        <w:t>图A.3</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外观尺寸示意图（三）</w:t>
      </w:r>
    </w:p>
    <w:p w14:paraId="728394C2">
      <w:pPr>
        <w:ind w:firstLine="0" w:firstLineChars="0"/>
        <w:jc w:val="center"/>
        <w:rPr>
          <w:color w:val="000000" w:themeColor="text1"/>
          <w14:textFill>
            <w14:solidFill>
              <w14:schemeClr w14:val="tx1"/>
            </w14:solidFill>
          </w14:textFill>
        </w:rPr>
      </w:pPr>
      <w:r>
        <w:drawing>
          <wp:inline distT="0" distB="0" distL="0" distR="0">
            <wp:extent cx="2232660" cy="3599815"/>
            <wp:effectExtent l="0" t="0" r="7620" b="12065"/>
            <wp:docPr id="100728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3179" name="图片 1"/>
                    <pic:cNvPicPr>
                      <a:picLocks noChangeAspect="1"/>
                    </pic:cNvPicPr>
                  </pic:nvPicPr>
                  <pic:blipFill>
                    <a:blip r:embed="rId21"/>
                    <a:stretch>
                      <a:fillRect/>
                    </a:stretch>
                  </pic:blipFill>
                  <pic:spPr>
                    <a:xfrm>
                      <a:off x="0" y="0"/>
                      <a:ext cx="2232660" cy="3599815"/>
                    </a:xfrm>
                    <a:prstGeom prst="rect">
                      <a:avLst/>
                    </a:prstGeom>
                  </pic:spPr>
                </pic:pic>
              </a:graphicData>
            </a:graphic>
          </wp:inline>
        </w:drawing>
      </w:r>
    </w:p>
    <w:p w14:paraId="3E1DEAA1">
      <w:pPr>
        <w:pStyle w:val="7"/>
        <w:rPr>
          <w:color w:val="000000" w:themeColor="text1"/>
          <w14:textFill>
            <w14:solidFill>
              <w14:schemeClr w14:val="tx1"/>
            </w14:solidFill>
          </w14:textFill>
        </w:rPr>
      </w:pPr>
      <w:r>
        <w:rPr>
          <w:color w:val="000000" w:themeColor="text1"/>
          <w14:textFill>
            <w14:solidFill>
              <w14:schemeClr w14:val="tx1"/>
            </w14:solidFill>
          </w14:textFill>
        </w:rPr>
        <w:t>图A.4</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开盖尺寸示意图（一）</w:t>
      </w:r>
    </w:p>
    <w:p w14:paraId="5A2C96E2">
      <w:pPr>
        <w:ind w:firstLine="0" w:firstLineChars="0"/>
        <w:rPr>
          <w:color w:val="000000" w:themeColor="text1"/>
          <w14:textFill>
            <w14:solidFill>
              <w14:schemeClr w14:val="tx1"/>
            </w14:solidFill>
          </w14:textFill>
        </w:rPr>
      </w:pPr>
    </w:p>
    <w:p w14:paraId="27364A48">
      <w:pPr>
        <w:ind w:firstLine="0" w:firstLineChars="0"/>
        <w:jc w:val="center"/>
        <w:rPr>
          <w:color w:val="000000" w:themeColor="text1"/>
          <w14:textFill>
            <w14:solidFill>
              <w14:schemeClr w14:val="tx1"/>
            </w14:solidFill>
          </w14:textFill>
        </w:rPr>
      </w:pPr>
      <w:r>
        <w:drawing>
          <wp:inline distT="0" distB="0" distL="0" distR="0">
            <wp:extent cx="3545840" cy="2305050"/>
            <wp:effectExtent l="0" t="0" r="11430" b="5080"/>
            <wp:docPr id="65167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5091" name="图片 1"/>
                    <pic:cNvPicPr>
                      <a:picLocks noChangeAspect="1"/>
                    </pic:cNvPicPr>
                  </pic:nvPicPr>
                  <pic:blipFill>
                    <a:blip r:embed="rId22"/>
                    <a:stretch>
                      <a:fillRect/>
                    </a:stretch>
                  </pic:blipFill>
                  <pic:spPr>
                    <a:xfrm rot="16200000">
                      <a:off x="0" y="0"/>
                      <a:ext cx="3553654" cy="2310053"/>
                    </a:xfrm>
                    <a:prstGeom prst="rect">
                      <a:avLst/>
                    </a:prstGeom>
                  </pic:spPr>
                </pic:pic>
              </a:graphicData>
            </a:graphic>
          </wp:inline>
        </w:drawing>
      </w:r>
    </w:p>
    <w:p w14:paraId="70A44D19">
      <w:pPr>
        <w:pStyle w:val="7"/>
        <w:rPr>
          <w:color w:val="000000" w:themeColor="text1"/>
          <w14:textFill>
            <w14:solidFill>
              <w14:schemeClr w14:val="tx1"/>
            </w14:solidFill>
          </w14:textFill>
        </w:rPr>
      </w:pPr>
      <w:r>
        <w:rPr>
          <w:color w:val="000000" w:themeColor="text1"/>
          <w14:textFill>
            <w14:solidFill>
              <w14:schemeClr w14:val="tx1"/>
            </w14:solidFill>
          </w14:textFill>
        </w:rPr>
        <w:t>图A.5</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开盖尺寸示意图（二）</w:t>
      </w:r>
    </w:p>
    <w:p w14:paraId="0C1C4340">
      <w:pPr>
        <w:ind w:firstLine="0" w:firstLineChars="0"/>
        <w:jc w:val="center"/>
        <w:rPr>
          <w:rFonts w:ascii="黑体" w:eastAsia="黑体"/>
          <w:color w:val="000000" w:themeColor="text1"/>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10" w:h="16840"/>
          <w:pgMar w:top="1542" w:right="660" w:bottom="1360" w:left="1300" w:header="1020" w:footer="1077" w:gutter="0"/>
          <w:cols w:space="720" w:num="1"/>
        </w:sectPr>
      </w:pPr>
    </w:p>
    <w:p w14:paraId="63A510DE">
      <w:pPr>
        <w:pStyle w:val="5"/>
        <w:tabs>
          <w:tab w:val="left" w:pos="1022"/>
          <w:tab w:val="left" w:pos="1023"/>
        </w:tabs>
        <w:spacing w:before="153"/>
        <w:ind w:firstLine="0" w:firstLineChars="0"/>
        <w:outlineLvl w:val="2"/>
        <w:rPr>
          <w:rFonts w:ascii="黑体" w:eastAsia="黑体"/>
          <w:color w:val="000000" w:themeColor="text1"/>
          <w14:textFill>
            <w14:solidFill>
              <w14:schemeClr w14:val="tx1"/>
            </w14:solidFill>
          </w14:textFill>
        </w:rPr>
      </w:pPr>
      <w:bookmarkStart w:id="404" w:name="_Toc19970"/>
      <w:bookmarkStart w:id="405" w:name="_Toc10871"/>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page">
                  <wp:posOffset>4700905</wp:posOffset>
                </wp:positionH>
                <wp:positionV relativeFrom="page">
                  <wp:posOffset>7526655</wp:posOffset>
                </wp:positionV>
                <wp:extent cx="128905" cy="22288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7BBA39FD">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w:pict>
              <v:shape id="_x0000_s1026" o:spid="_x0000_s1026" o:spt="202" type="#_x0000_t202" style="position:absolute;left:0pt;margin-left:370.15pt;margin-top:592.65pt;height:17.55pt;width:10.15pt;mso-position-horizontal-relative:page;mso-position-vertical-relative:page;z-index:251659264;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jtQNc2QAAAA0BAAAPAAAAAAAAAAEAIAAAACIAAABkcnMvZG93bnJl&#10;di54bWxQSwECFAAUAAAACACHTuJAy4/mCsMBAACCAwAADgAAAAAAAAABACAAAAAoAQAAZHJzL2Uy&#10;b0RvYy54bWxQSwUGAAAAAAYABgBZAQAAXQUAAAAA&#10;">
                <v:fill on="f" focussize="0,0"/>
                <v:stroke on="f"/>
                <v:imagedata o:title=""/>
                <o:lock v:ext="edit" aspectratio="f"/>
                <v:textbox inset="0mm,0mm,0mm,0mm" style="layout-flow:vertical;mso-layout-flow-alt:bottom-to-top;">
                  <w:txbxContent>
                    <w:p w14:paraId="7BBA39FD">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page">
                  <wp:posOffset>4752340</wp:posOffset>
                </wp:positionH>
                <wp:positionV relativeFrom="page">
                  <wp:posOffset>7526020</wp:posOffset>
                </wp:positionV>
                <wp:extent cx="83185" cy="8191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35284DC3">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w:pict>
              <v:shape id="_x0000_s1026" o:spid="_x0000_s1026" o:spt="202" type="#_x0000_t202" style="position:absolute;left:0pt;margin-left:374.2pt;margin-top:592.6pt;height:6.45pt;width:6.55pt;mso-position-horizontal-relative:page;mso-position-vertical-relative:page;z-index:251660288;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JW1J3ZAAAADQEAAA8AAAAAAAAAAQAgAAAAIgAAAGRycy9kb3ducmV2&#10;LnhtbFBLAQIUABQAAAAIAIdO4kDXvSpXwgEAAIADAAAOAAAAAAAAAAEAIAAAACgBAABkcnMvZTJv&#10;RG9jLnhtbFBLBQYAAAAABgAGAFkBAABcBQAAAAA=&#10;">
                <v:fill on="f" focussize="0,0"/>
                <v:stroke on="f"/>
                <v:imagedata o:title=""/>
                <o:lock v:ext="edit" aspectratio="f"/>
                <v:textbox inset="0mm,0mm,0mm,0mm" style="layout-flow:vertical;mso-layout-flow-alt:bottom-to-top;">
                  <w:txbxContent>
                    <w:p w14:paraId="35284DC3">
                      <w:pPr>
                        <w:spacing w:before="8"/>
                        <w:ind w:left="20" w:firstLine="172"/>
                        <w:rPr>
                          <w:sz w:val="9"/>
                        </w:rPr>
                      </w:pPr>
                      <w:r>
                        <w:rPr>
                          <w:spacing w:val="-2"/>
                          <w:sz w:val="9"/>
                        </w:rPr>
                        <w:t>-</w:t>
                      </w:r>
                      <w:r>
                        <w:rPr>
                          <w:spacing w:val="-10"/>
                          <w:sz w:val="9"/>
                        </w:rPr>
                        <w:t>1</w:t>
                      </w:r>
                    </w:p>
                  </w:txbxContent>
                </v:textbox>
              </v:shape>
            </w:pict>
          </mc:Fallback>
        </mc:AlternateContent>
      </w:r>
      <w:r>
        <w:rPr>
          <w:rFonts w:hint="eastAsia" w:ascii="黑体" w:eastAsia="黑体"/>
          <w:color w:val="000000" w:themeColor="text1"/>
          <w:w w:val="95"/>
          <w14:textFill>
            <w14:solidFill>
              <w14:schemeClr w14:val="tx1"/>
            </w14:solidFill>
          </w14:textFill>
        </w:rPr>
        <w:t>A.1.2 协议转换单元</w:t>
      </w:r>
      <w:r>
        <w:rPr>
          <w:rFonts w:ascii="黑体" w:eastAsia="黑体"/>
          <w:color w:val="000000" w:themeColor="text1"/>
          <w:w w:val="95"/>
          <w14:textFill>
            <w14:solidFill>
              <w14:schemeClr w14:val="tx1"/>
            </w14:solidFill>
          </w14:textFill>
        </w:rPr>
        <w:t>侧视</w:t>
      </w:r>
      <w:r>
        <w:rPr>
          <w:rFonts w:ascii="Times New Roman" w:eastAsia="Times New Roman"/>
          <w:color w:val="000000" w:themeColor="text1"/>
          <w:w w:val="95"/>
          <w14:textFill>
            <w14:solidFill>
              <w14:schemeClr w14:val="tx1"/>
            </w14:solidFill>
          </w14:textFill>
        </w:rPr>
        <w:t>/</w:t>
      </w:r>
      <w:r>
        <w:rPr>
          <w:rFonts w:ascii="黑体" w:eastAsia="黑体"/>
          <w:color w:val="000000" w:themeColor="text1"/>
          <w:w w:val="95"/>
          <w14:textFill>
            <w14:solidFill>
              <w14:schemeClr w14:val="tx1"/>
            </w14:solidFill>
          </w14:textFill>
        </w:rPr>
        <w:t>后视尺寸示意</w:t>
      </w:r>
      <w:r>
        <w:rPr>
          <w:rFonts w:ascii="黑体" w:eastAsia="黑体"/>
          <w:color w:val="000000" w:themeColor="text1"/>
          <w:spacing w:val="-10"/>
          <w:w w:val="95"/>
          <w14:textFill>
            <w14:solidFill>
              <w14:schemeClr w14:val="tx1"/>
            </w14:solidFill>
          </w14:textFill>
        </w:rPr>
        <w:t>图</w:t>
      </w:r>
      <w:bookmarkEnd w:id="404"/>
      <w:bookmarkEnd w:id="405"/>
    </w:p>
    <w:p w14:paraId="79777D62">
      <w:pPr>
        <w:spacing w:line="560" w:lineRule="exact"/>
        <w:rPr>
          <w:rFonts w:ascii="宋体" w:hAnsi="宋体"/>
        </w:rPr>
      </w:pPr>
      <w:r>
        <w:rPr>
          <w:rFonts w:hint="eastAsia" w:ascii="宋体" w:hAnsi="宋体"/>
        </w:rPr>
        <w:t>协议转换单元侧视/后视尺寸示意图见图A.6、图 A.7、图 A.8。</w:t>
      </w:r>
    </w:p>
    <w:p w14:paraId="0C2F04DE">
      <w:pPr>
        <w:pStyle w:val="9"/>
        <w:ind w:firstLine="0" w:firstLineChars="0"/>
        <w:jc w:val="center"/>
        <w:rPr>
          <w:color w:val="000000" w:themeColor="text1"/>
          <w14:textFill>
            <w14:solidFill>
              <w14:schemeClr w14:val="tx1"/>
            </w14:solidFill>
          </w14:textFill>
        </w:rPr>
      </w:pPr>
      <w:r>
        <w:drawing>
          <wp:inline distT="0" distB="0" distL="0" distR="0">
            <wp:extent cx="2767965" cy="3331210"/>
            <wp:effectExtent l="0" t="0" r="5715" b="6350"/>
            <wp:docPr id="141064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44875" name="图片 1"/>
                    <pic:cNvPicPr>
                      <a:picLocks noChangeAspect="1"/>
                    </pic:cNvPicPr>
                  </pic:nvPicPr>
                  <pic:blipFill>
                    <a:blip r:embed="rId23"/>
                    <a:stretch>
                      <a:fillRect/>
                    </a:stretch>
                  </pic:blipFill>
                  <pic:spPr>
                    <a:xfrm>
                      <a:off x="0" y="0"/>
                      <a:ext cx="2777517" cy="3342511"/>
                    </a:xfrm>
                    <a:prstGeom prst="rect">
                      <a:avLst/>
                    </a:prstGeom>
                  </pic:spPr>
                </pic:pic>
              </a:graphicData>
            </a:graphic>
          </wp:inline>
        </w:drawing>
      </w:r>
    </w:p>
    <w:p w14:paraId="6D61E77E">
      <w:pPr>
        <w:pStyle w:val="7"/>
        <w:rPr>
          <w:color w:val="000000" w:themeColor="text1"/>
          <w14:textFill>
            <w14:solidFill>
              <w14:schemeClr w14:val="tx1"/>
            </w14:solidFill>
          </w14:textFill>
        </w:rPr>
      </w:pPr>
      <w:r>
        <w:rPr>
          <w:color w:val="000000" w:themeColor="text1"/>
          <w14:textFill>
            <w14:solidFill>
              <w14:schemeClr w14:val="tx1"/>
            </w14:solidFill>
          </w14:textFill>
        </w:rPr>
        <w:t>图 A.6</w:t>
      </w:r>
      <w:r>
        <w:rPr>
          <w:rFonts w:hint="eastAsia"/>
          <w:color w:val="000000" w:themeColor="text1"/>
          <w14:textFill>
            <w14:solidFill>
              <w14:schemeClr w14:val="tx1"/>
            </w14:solidFill>
          </w14:textFill>
        </w:rPr>
        <w:t xml:space="preserve">  协议转换单元</w:t>
      </w:r>
      <w:r>
        <w:rPr>
          <w:color w:val="000000" w:themeColor="text1"/>
          <w14:textFill>
            <w14:solidFill>
              <w14:schemeClr w14:val="tx1"/>
            </w14:solidFill>
          </w14:textFill>
        </w:rPr>
        <w:t>侧视尺寸示意图</w:t>
      </w:r>
    </w:p>
    <w:p w14:paraId="0F590765">
      <w:pPr>
        <w:pStyle w:val="9"/>
        <w:tabs>
          <w:tab w:val="left" w:pos="781"/>
        </w:tabs>
        <w:spacing w:before="143"/>
        <w:ind w:right="39" w:firstLine="0" w:firstLineChars="0"/>
        <w:jc w:val="center"/>
        <w:rPr>
          <w:rFonts w:ascii="黑体" w:eastAsia="黑体"/>
          <w:color w:val="000000" w:themeColor="text1"/>
          <w:spacing w:val="-10"/>
          <w:w w:val="95"/>
          <w14:textFill>
            <w14:solidFill>
              <w14:schemeClr w14:val="tx1"/>
            </w14:solidFill>
          </w14:textFill>
        </w:rPr>
      </w:pPr>
      <w:r>
        <w:drawing>
          <wp:inline distT="0" distB="0" distL="0" distR="0">
            <wp:extent cx="2216150" cy="3672205"/>
            <wp:effectExtent l="0" t="0" r="8890" b="635"/>
            <wp:docPr id="183546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1829" name="图片 1"/>
                    <pic:cNvPicPr>
                      <a:picLocks noChangeAspect="1"/>
                    </pic:cNvPicPr>
                  </pic:nvPicPr>
                  <pic:blipFill>
                    <a:blip r:embed="rId24"/>
                    <a:stretch>
                      <a:fillRect/>
                    </a:stretch>
                  </pic:blipFill>
                  <pic:spPr>
                    <a:xfrm>
                      <a:off x="0" y="0"/>
                      <a:ext cx="2216150" cy="3672205"/>
                    </a:xfrm>
                    <a:prstGeom prst="rect">
                      <a:avLst/>
                    </a:prstGeom>
                  </pic:spPr>
                </pic:pic>
              </a:graphicData>
            </a:graphic>
          </wp:inline>
        </w:drawing>
      </w:r>
    </w:p>
    <w:p w14:paraId="37D9597D">
      <w:pPr>
        <w:pStyle w:val="9"/>
        <w:tabs>
          <w:tab w:val="left" w:pos="781"/>
        </w:tabs>
        <w:spacing w:before="77"/>
        <w:ind w:right="39" w:firstLine="0" w:firstLineChars="0"/>
        <w:jc w:val="center"/>
        <w:rPr>
          <w:rStyle w:val="29"/>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1312" behindDoc="1" locked="0" layoutInCell="1" allowOverlap="1">
                <wp:simplePos x="0" y="0"/>
                <wp:positionH relativeFrom="page">
                  <wp:posOffset>4831715</wp:posOffset>
                </wp:positionH>
                <wp:positionV relativeFrom="paragraph">
                  <wp:posOffset>-13970</wp:posOffset>
                </wp:positionV>
                <wp:extent cx="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0" cy="0"/>
                        </a:xfrm>
                        <a:prstGeom prst="line">
                          <a:avLst/>
                        </a:prstGeom>
                        <a:ln w="762">
                          <a:solidFill>
                            <a:srgbClr val="000000"/>
                          </a:solidFill>
                          <a:prstDash val="solid"/>
                        </a:ln>
                      </wps:spPr>
                      <wps:bodyPr/>
                    </wps:wsp>
                  </a:graphicData>
                </a:graphic>
              </wp:anchor>
            </w:drawing>
          </mc:Choice>
          <mc:Fallback>
            <w:pict>
              <v:line id="_x0000_s1026" o:spid="_x0000_s1026" o:spt="20" style="position:absolute;left:0pt;margin-left:380.45pt;margin-top:-1.1pt;height:0pt;width:0pt;mso-position-horizontal-relative:page;z-index:-251655168;mso-width-relative:page;mso-height-relative:page;" filled="f" stroked="t" coordsize="21600,21600" o:gfxdata="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N/zetQAAAAJAQAADwAAAAAAAAABACAAAAAiAAAAZHJzL2Rvd25yZXYueG1sUEsBAhQAFAAAAAgA&#10;h07iQOxEqvS3AQAAaQMAAA4AAAAAAAAAAQAgAAAAIwEAAGRycy9lMm9Eb2MueG1sUEsFBgAAAAAG&#10;AAYAWQEAAEwFAAAAAA==&#10;">
                <v:fill on="f" focussize="0,0"/>
                <v:stroke weight="0.06pt" color="#000000" joinstyle="round"/>
                <v:imagedata o:title=""/>
                <o:lock v:ext="edit" aspectratio="f"/>
              </v:line>
            </w:pict>
          </mc:Fallback>
        </mc:AlternateContent>
      </w:r>
      <w:r>
        <w:rPr>
          <w:rStyle w:val="29"/>
          <w:color w:val="000000" w:themeColor="text1"/>
          <w14:textFill>
            <w14:solidFill>
              <w14:schemeClr w14:val="tx1"/>
            </w14:solidFill>
          </w14:textFill>
        </w:rPr>
        <w:t>图 A.7</w:t>
      </w:r>
      <w:r>
        <w:rPr>
          <w:rStyle w:val="29"/>
          <w:rFonts w:hint="eastAsia"/>
          <w:color w:val="000000" w:themeColor="text1"/>
          <w14:textFill>
            <w14:solidFill>
              <w14:schemeClr w14:val="tx1"/>
            </w14:solidFill>
          </w14:textFill>
        </w:rPr>
        <w:t xml:space="preserve">  协议转换单元</w:t>
      </w:r>
      <w:r>
        <w:rPr>
          <w:rStyle w:val="29"/>
          <w:color w:val="000000" w:themeColor="text1"/>
          <w14:textFill>
            <w14:solidFill>
              <w14:schemeClr w14:val="tx1"/>
            </w14:solidFill>
          </w14:textFill>
        </w:rPr>
        <w:t>后视尺寸示意图</w:t>
      </w:r>
    </w:p>
    <w:p w14:paraId="24B8370D">
      <w:pPr>
        <w:ind w:firstLine="0" w:firstLineChars="0"/>
        <w:jc w:val="center"/>
        <w:rPr>
          <w:rFonts w:ascii="黑体" w:eastAsia="黑体"/>
          <w:color w:val="000000" w:themeColor="text1"/>
          <w14:textFill>
            <w14:solidFill>
              <w14:schemeClr w14:val="tx1"/>
            </w14:solidFill>
          </w14:textFill>
        </w:rPr>
        <w:sectPr>
          <w:headerReference r:id="rId11" w:type="even"/>
          <w:footerReference r:id="rId12" w:type="even"/>
          <w:pgSz w:w="11910" w:h="16840"/>
          <w:pgMar w:top="1540" w:right="660" w:bottom="1360" w:left="1300" w:header="1077" w:footer="1020" w:gutter="0"/>
          <w:cols w:space="720" w:num="1"/>
        </w:sectPr>
      </w:pPr>
    </w:p>
    <w:p w14:paraId="2C06702E">
      <w:pPr>
        <w:pStyle w:val="9"/>
        <w:ind w:firstLine="0" w:firstLineChars="0"/>
        <w:jc w:val="center"/>
        <w:rPr>
          <w:rFonts w:ascii="黑体"/>
          <w:color w:val="000000" w:themeColor="text1"/>
          <w:sz w:val="20"/>
          <w14:textFill>
            <w14:solidFill>
              <w14:schemeClr w14:val="tx1"/>
            </w14:solidFill>
          </w14:textFill>
        </w:rPr>
      </w:pPr>
      <w:r>
        <w:rPr>
          <w:color w:val="000000" w:themeColor="text1"/>
          <w14:textFill>
            <w14:solidFill>
              <w14:schemeClr w14:val="tx1"/>
            </w14:solidFill>
          </w14:textFill>
        </w:rPr>
        <w:drawing>
          <wp:inline distT="0" distB="0" distL="114300" distR="114300">
            <wp:extent cx="3060065" cy="3089275"/>
            <wp:effectExtent l="0" t="0" r="3175" b="444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5">
                      <a:lum bright="-6000"/>
                    </a:blip>
                    <a:stretch>
                      <a:fillRect/>
                    </a:stretch>
                  </pic:blipFill>
                  <pic:spPr>
                    <a:xfrm>
                      <a:off x="0" y="0"/>
                      <a:ext cx="3060065" cy="3089275"/>
                    </a:xfrm>
                    <a:prstGeom prst="rect">
                      <a:avLst/>
                    </a:prstGeom>
                    <a:noFill/>
                    <a:ln>
                      <a:noFill/>
                    </a:ln>
                  </pic:spPr>
                </pic:pic>
              </a:graphicData>
            </a:graphic>
          </wp:inline>
        </w:drawing>
      </w:r>
    </w:p>
    <w:p w14:paraId="55F8345E">
      <w:pPr>
        <w:pStyle w:val="7"/>
        <w:rPr>
          <w:color w:val="000000" w:themeColor="text1"/>
          <w14:textFill>
            <w14:solidFill>
              <w14:schemeClr w14:val="tx1"/>
            </w14:solidFill>
          </w14:textFill>
        </w:rPr>
      </w:pPr>
      <w:r>
        <w:rPr>
          <w:rFonts w:hint="eastAsia"/>
          <w:color w:val="000000" w:themeColor="text1"/>
          <w14:textFill>
            <w14:solidFill>
              <w14:schemeClr w14:val="tx1"/>
            </w14:solidFill>
          </w14:textFill>
        </w:rPr>
        <w:t>图 A.8</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协议转换单元俯视尺寸示意图</w:t>
      </w:r>
    </w:p>
    <w:p w14:paraId="0179768F">
      <w:pPr>
        <w:pStyle w:val="5"/>
        <w:tabs>
          <w:tab w:val="left" w:pos="1022"/>
          <w:tab w:val="left" w:pos="1023"/>
        </w:tabs>
        <w:spacing w:before="153"/>
        <w:ind w:firstLine="0" w:firstLineChars="0"/>
        <w:outlineLvl w:val="2"/>
        <w:rPr>
          <w:rFonts w:ascii="黑体" w:eastAsia="黑体"/>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page">
                  <wp:posOffset>4700905</wp:posOffset>
                </wp:positionH>
                <wp:positionV relativeFrom="page">
                  <wp:posOffset>7526655</wp:posOffset>
                </wp:positionV>
                <wp:extent cx="128905" cy="2228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38BE5799">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w:pict>
              <v:shape id="_x0000_s1026" o:spid="_x0000_s1026" o:spt="202" type="#_x0000_t202" style="position:absolute;left:0pt;margin-left:370.15pt;margin-top:592.65pt;height:17.55pt;width:10.15pt;mso-position-horizontal-relative:page;mso-position-vertical-relative:page;z-index:251666432;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O1A1zZAAAADQEAAA8AAAAAAAAAAQAgAAAAIgAAAGRycy9kb3ducmV2&#10;LnhtbFBLAQIUABQAAAAIAIdO4kBmT6n/wgEAAIADAAAOAAAAAAAAAAEAIAAAACgBAABkcnMvZTJv&#10;RG9jLnhtbFBLBQYAAAAABgAGAFkBAABcBQAAAAA=&#10;">
                <v:fill on="f" focussize="0,0"/>
                <v:stroke on="f"/>
                <v:imagedata o:title=""/>
                <o:lock v:ext="edit" aspectratio="f"/>
                <v:textbox inset="0mm,0mm,0mm,0mm" style="layout-flow:vertical;mso-layout-flow-alt:bottom-to-top;">
                  <w:txbxContent>
                    <w:p w14:paraId="38BE5799">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page">
                  <wp:posOffset>4752340</wp:posOffset>
                </wp:positionH>
                <wp:positionV relativeFrom="page">
                  <wp:posOffset>7526020</wp:posOffset>
                </wp:positionV>
                <wp:extent cx="83185" cy="8191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6BD98967">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w:pict>
              <v:shape id="_x0000_s1026" o:spid="_x0000_s1026" o:spt="202" type="#_x0000_t202" style="position:absolute;left:0pt;margin-left:374.2pt;margin-top:592.6pt;height:6.45pt;width:6.55pt;mso-position-horizontal-relative:page;mso-position-vertical-relative:page;z-index:251667456;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slbUndkAAAANAQAADwAAAAAAAAABACAAAAAiAAAAZHJzL2Rvd25yZXYu&#10;eG1sUEsBAhQAFAAAAAgAh07iQB4nse3BAQAAgAMAAA4AAAAAAAAAAQAgAAAAKAEAAGRycy9lMm9E&#10;b2MueG1sUEsFBgAAAAAGAAYAWQEAAFsFAAAAAA==&#10;">
                <v:fill on="f" focussize="0,0"/>
                <v:stroke on="f"/>
                <v:imagedata o:title=""/>
                <o:lock v:ext="edit" aspectratio="f"/>
                <v:textbox inset="0mm,0mm,0mm,0mm" style="layout-flow:vertical;mso-layout-flow-alt:bottom-to-top;">
                  <w:txbxContent>
                    <w:p w14:paraId="6BD98967">
                      <w:pPr>
                        <w:spacing w:before="8"/>
                        <w:ind w:left="20" w:firstLine="172"/>
                        <w:rPr>
                          <w:sz w:val="9"/>
                        </w:rPr>
                      </w:pPr>
                      <w:r>
                        <w:rPr>
                          <w:spacing w:val="-2"/>
                          <w:sz w:val="9"/>
                        </w:rPr>
                        <w:t>-</w:t>
                      </w:r>
                      <w:r>
                        <w:rPr>
                          <w:spacing w:val="-10"/>
                          <w:sz w:val="9"/>
                        </w:rPr>
                        <w:t>1</w:t>
                      </w:r>
                    </w:p>
                  </w:txbxContent>
                </v:textbox>
              </v:shape>
            </w:pict>
          </mc:Fallback>
        </mc:AlternateContent>
      </w:r>
      <w:r>
        <w:rPr>
          <w:rFonts w:hint="eastAsia" w:ascii="黑体" w:eastAsia="黑体"/>
          <w:color w:val="000000" w:themeColor="text1"/>
          <w:w w:val="95"/>
          <w14:textFill>
            <w14:solidFill>
              <w14:schemeClr w14:val="tx1"/>
            </w14:solidFill>
          </w14:textFill>
        </w:rPr>
        <w:t>A.1.3 协议转换单元接线端子</w:t>
      </w:r>
      <w:r>
        <w:rPr>
          <w:rFonts w:ascii="黑体" w:eastAsia="黑体"/>
          <w:color w:val="000000" w:themeColor="text1"/>
          <w:w w:val="95"/>
          <w14:textFill>
            <w14:solidFill>
              <w14:schemeClr w14:val="tx1"/>
            </w14:solidFill>
          </w14:textFill>
        </w:rPr>
        <w:t>尺寸示意</w:t>
      </w:r>
      <w:r>
        <w:rPr>
          <w:rFonts w:ascii="黑体" w:eastAsia="黑体"/>
          <w:color w:val="000000" w:themeColor="text1"/>
          <w:spacing w:val="-10"/>
          <w:w w:val="95"/>
          <w14:textFill>
            <w14:solidFill>
              <w14:schemeClr w14:val="tx1"/>
            </w14:solidFill>
          </w14:textFill>
        </w:rPr>
        <w:t>图</w:t>
      </w:r>
    </w:p>
    <w:p w14:paraId="031423B2"/>
    <w:p w14:paraId="319D93D9">
      <w:pPr>
        <w:ind w:firstLine="0" w:firstLineChars="0"/>
        <w:jc w:val="center"/>
        <w:rPr>
          <w:strike/>
          <w:color w:val="000000" w:themeColor="text1"/>
          <w14:textFill>
            <w14:solidFill>
              <w14:schemeClr w14:val="tx1"/>
            </w14:solidFill>
          </w14:textFill>
        </w:rPr>
      </w:pPr>
      <w:r>
        <w:drawing>
          <wp:inline distT="0" distB="0" distL="114300" distR="114300">
            <wp:extent cx="2477770" cy="2758440"/>
            <wp:effectExtent l="0" t="0" r="17780"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2477770" cy="2758440"/>
                    </a:xfrm>
                    <a:prstGeom prst="rect">
                      <a:avLst/>
                    </a:prstGeom>
                    <a:noFill/>
                    <a:ln>
                      <a:noFill/>
                    </a:ln>
                  </pic:spPr>
                </pic:pic>
              </a:graphicData>
            </a:graphic>
          </wp:inline>
        </w:drawing>
      </w:r>
    </w:p>
    <w:p w14:paraId="3F8AB8B4">
      <w:pPr>
        <w:jc w:val="center"/>
      </w:pPr>
      <w:r>
        <w:rPr>
          <w:rFonts w:hint="eastAsia"/>
          <w:color w:val="000000" w:themeColor="text1"/>
          <w14:textFill>
            <w14:solidFill>
              <w14:schemeClr w14:val="tx1"/>
            </w14:solidFill>
          </w14:textFill>
        </w:rPr>
        <w:t>图 A.9</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协议转换单元接线端子尺寸示意图</w:t>
      </w:r>
    </w:p>
    <w:p w14:paraId="05D3876B">
      <w:pPr>
        <w:pStyle w:val="7"/>
        <w:rPr>
          <w:strike/>
          <w:color w:val="000000" w:themeColor="text1"/>
          <w14:textFill>
            <w14:solidFill>
              <w14:schemeClr w14:val="tx1"/>
            </w14:solidFill>
          </w14:textFill>
        </w:rPr>
      </w:pPr>
    </w:p>
    <w:p w14:paraId="7EC34056">
      <w:pPr>
        <w:pStyle w:val="5"/>
        <w:tabs>
          <w:tab w:val="left" w:pos="813"/>
        </w:tabs>
        <w:spacing w:before="153"/>
        <w:ind w:firstLine="0" w:firstLineChars="0"/>
        <w:outlineLvl w:val="1"/>
        <w:rPr>
          <w:rFonts w:ascii="黑体" w:eastAsia="黑体"/>
          <w:color w:val="000000" w:themeColor="text1"/>
          <w14:textFill>
            <w14:solidFill>
              <w14:schemeClr w14:val="tx1"/>
            </w14:solidFill>
          </w14:textFill>
        </w:rPr>
      </w:pPr>
      <w:bookmarkStart w:id="406" w:name="_Toc11763"/>
      <w:bookmarkStart w:id="407" w:name="_Toc4173"/>
      <w:r>
        <w:rPr>
          <w:rFonts w:hint="eastAsia" w:ascii="黑体" w:eastAsia="黑体"/>
          <w:color w:val="000000" w:themeColor="text1"/>
          <w:spacing w:val="-3"/>
          <w14:textFill>
            <w14:solidFill>
              <w14:schemeClr w14:val="tx1"/>
            </w14:solidFill>
          </w14:textFill>
        </w:rPr>
        <w:t xml:space="preserve">A.2 </w:t>
      </w:r>
      <w:r>
        <w:rPr>
          <w:rFonts w:ascii="黑体" w:eastAsia="黑体"/>
          <w:color w:val="000000" w:themeColor="text1"/>
          <w:spacing w:val="-3"/>
          <w14:textFill>
            <w14:solidFill>
              <w14:schemeClr w14:val="tx1"/>
            </w14:solidFill>
          </w14:textFill>
        </w:rPr>
        <w:t>双模通信单元接口管脚定义</w:t>
      </w:r>
      <w:bookmarkEnd w:id="406"/>
      <w:bookmarkEnd w:id="407"/>
    </w:p>
    <w:p w14:paraId="52A0AA79">
      <w:pPr>
        <w:pStyle w:val="5"/>
        <w:tabs>
          <w:tab w:val="left" w:pos="1023"/>
        </w:tabs>
        <w:spacing w:before="123"/>
        <w:ind w:firstLine="0" w:firstLineChars="0"/>
        <w:outlineLvl w:val="2"/>
        <w:rPr>
          <w:rFonts w:ascii="黑体" w:eastAsia="黑体"/>
          <w:color w:val="000000" w:themeColor="text1"/>
          <w14:textFill>
            <w14:solidFill>
              <w14:schemeClr w14:val="tx1"/>
            </w14:solidFill>
          </w14:textFill>
        </w:rPr>
      </w:pPr>
      <w:bookmarkStart w:id="408" w:name="_Toc10263"/>
      <w:bookmarkStart w:id="409" w:name="_Toc21950"/>
      <w:r>
        <w:rPr>
          <w:rFonts w:hint="eastAsia" w:ascii="黑体" w:eastAsia="黑体"/>
          <w:color w:val="000000" w:themeColor="text1"/>
          <w:spacing w:val="-3"/>
          <w14:textFill>
            <w14:solidFill>
              <w14:schemeClr w14:val="tx1"/>
            </w14:solidFill>
          </w14:textFill>
        </w:rPr>
        <w:t xml:space="preserve">A.2.1 </w:t>
      </w:r>
      <w:r>
        <w:rPr>
          <w:rFonts w:ascii="黑体" w:eastAsia="黑体"/>
          <w:color w:val="000000" w:themeColor="text1"/>
          <w:spacing w:val="-3"/>
          <w14:textFill>
            <w14:solidFill>
              <w14:schemeClr w14:val="tx1"/>
            </w14:solidFill>
          </w14:textFill>
        </w:rPr>
        <w:t>通信单元弱电接口管脚定义</w:t>
      </w:r>
    </w:p>
    <w:p w14:paraId="27AEB989">
      <w:pPr>
        <w:spacing w:line="560" w:lineRule="exact"/>
        <w:rPr>
          <w:rFonts w:ascii="宋体" w:hAnsi="宋体"/>
        </w:rPr>
      </w:pPr>
      <w:r>
        <w:rPr>
          <w:rFonts w:hint="eastAsia" w:ascii="宋体" w:hAnsi="宋体"/>
        </w:rPr>
        <w:t>通信模块弱电接口采用2×6双排插针作为连接件，协议转换单元弱电接口采用2×6双排插座作为连接件。</w:t>
      </w:r>
    </w:p>
    <w:p w14:paraId="73D5036D">
      <w:pPr>
        <w:spacing w:line="560" w:lineRule="exact"/>
        <w:rPr>
          <w:rFonts w:ascii="宋体" w:hAnsi="宋体"/>
        </w:rPr>
      </w:pPr>
      <w:r>
        <w:rPr>
          <w:rFonts w:hint="eastAsia" w:ascii="宋体" w:hAnsi="宋体"/>
        </w:rPr>
        <w:t xml:space="preserve">图A.11为协议转换单元侧弱电接口管脚定义示意图；协议转换单元与通信模块弱电接口管脚定义见表A.1。 </w:t>
      </w:r>
    </w:p>
    <w:p w14:paraId="4C3B66E4">
      <w:pPr>
        <w:jc w:val="center"/>
      </w:pPr>
      <w:r>
        <w:rPr>
          <w:color w:val="000000" w:themeColor="text1"/>
          <w14:textFill>
            <w14:solidFill>
              <w14:schemeClr w14:val="tx1"/>
            </w14:solidFill>
          </w14:textFill>
        </w:rPr>
        <w:drawing>
          <wp:inline distT="0" distB="0" distL="0" distR="0">
            <wp:extent cx="2179955" cy="2522855"/>
            <wp:effectExtent l="0" t="0" r="14605" b="6985"/>
            <wp:docPr id="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3.png"/>
                    <pic:cNvPicPr>
                      <a:picLocks noChangeAspect="1"/>
                    </pic:cNvPicPr>
                  </pic:nvPicPr>
                  <pic:blipFill>
                    <a:blip r:embed="rId27" cstate="print"/>
                    <a:stretch>
                      <a:fillRect/>
                    </a:stretch>
                  </pic:blipFill>
                  <pic:spPr>
                    <a:xfrm>
                      <a:off x="0" y="0"/>
                      <a:ext cx="2179955" cy="2522855"/>
                    </a:xfrm>
                    <a:prstGeom prst="rect">
                      <a:avLst/>
                    </a:prstGeom>
                  </pic:spPr>
                </pic:pic>
              </a:graphicData>
            </a:graphic>
          </wp:inline>
        </w:drawing>
      </w:r>
    </w:p>
    <w:p w14:paraId="1776AF9C">
      <w:pPr>
        <w:pStyle w:val="7"/>
        <w:rPr>
          <w:color w:val="000000" w:themeColor="text1"/>
          <w14:textFill>
            <w14:solidFill>
              <w14:schemeClr w14:val="tx1"/>
            </w14:solidFill>
          </w14:textFill>
        </w:rPr>
      </w:pPr>
      <w:r>
        <w:rPr>
          <w:rFonts w:hint="eastAsia"/>
          <w:color w:val="000000" w:themeColor="text1"/>
          <w14:textFill>
            <w14:solidFill>
              <w14:schemeClr w14:val="tx1"/>
            </w14:solidFill>
          </w14:textFill>
        </w:rPr>
        <w:t>图 A.1</w:t>
      </w:r>
      <w:r>
        <w:rPr>
          <w:rFonts w:hint="eastAsia"/>
          <w:color w:val="000000" w:themeColor="text1"/>
          <w:lang w:val="en-US" w:eastAsia="zh-CN"/>
          <w14:textFill>
            <w14:solidFill>
              <w14:schemeClr w14:val="tx1"/>
            </w14:solidFill>
          </w14:textFill>
        </w:rPr>
        <w:t>0</w:t>
      </w:r>
      <w:r>
        <w:rPr>
          <w:rFonts w:hint="eastAsia"/>
          <w:color w:val="000000" w:themeColor="text1"/>
          <w14:textFill>
            <w14:solidFill>
              <w14:schemeClr w14:val="tx1"/>
            </w14:solidFill>
          </w14:textFill>
        </w:rPr>
        <w:t xml:space="preserve"> 通信模块弱电接口示意图</w:t>
      </w:r>
    </w:p>
    <w:p w14:paraId="3636ADA2">
      <w:pPr>
        <w:pStyle w:val="30"/>
        <w:numPr>
          <w:ilvl w:val="1"/>
          <w:numId w:val="0"/>
        </w:numPr>
        <w:spacing w:before="120" w:after="120"/>
        <w:rPr>
          <w:rFonts w:ascii="Arial" w:hAnsi="Arial"/>
          <w:color w:val="000000" w:themeColor="text1"/>
          <w:sz w:val="20"/>
          <w:szCs w:val="20"/>
          <w14:textFill>
            <w14:solidFill>
              <w14:schemeClr w14:val="tx1"/>
            </w14:solidFill>
          </w14:textFill>
        </w:rPr>
      </w:pPr>
      <w:r>
        <w:rPr>
          <w:rFonts w:hint="eastAsia" w:ascii="Arial" w:hAnsi="Arial"/>
          <w:color w:val="000000" w:themeColor="text1"/>
          <w:sz w:val="20"/>
          <w:szCs w:val="20"/>
          <w14:textFill>
            <w14:solidFill>
              <w14:schemeClr w14:val="tx1"/>
            </w14:solidFill>
          </w14:textFill>
        </w:rPr>
        <w:t>表A.1　</w:t>
      </w:r>
      <w:r>
        <w:rPr>
          <w:rFonts w:hint="eastAsia"/>
        </w:rPr>
        <w:t>协议转换单元</w:t>
      </w:r>
      <w:r>
        <w:rPr>
          <w:rFonts w:hint="eastAsia" w:ascii="Arial" w:hAnsi="Arial"/>
          <w:color w:val="000000" w:themeColor="text1"/>
          <w:sz w:val="20"/>
          <w:szCs w:val="20"/>
          <w14:textFill>
            <w14:solidFill>
              <w14:schemeClr w14:val="tx1"/>
            </w14:solidFill>
          </w14:textFill>
        </w:rPr>
        <w:t>与通信模块弱电接口管脚定义说明</w:t>
      </w:r>
    </w:p>
    <w:tbl>
      <w:tblPr>
        <w:tblStyle w:val="19"/>
        <w:tblW w:w="936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85"/>
        <w:gridCol w:w="900"/>
        <w:gridCol w:w="989"/>
        <w:gridCol w:w="1246"/>
        <w:gridCol w:w="4940"/>
      </w:tblGrid>
      <w:tr w14:paraId="0F054E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5" w:type="dxa"/>
            <w:vAlign w:val="center"/>
          </w:tcPr>
          <w:p w14:paraId="4E8F52CB">
            <w:pPr>
              <w:topLinePunct/>
              <w:spacing w:line="240" w:lineRule="auto"/>
              <w:ind w:firstLine="0" w:firstLineChars="0"/>
              <w:jc w:val="center"/>
              <w:rPr>
                <w:rFonts w:ascii="宋体" w:hAnsi="宋体"/>
                <w:sz w:val="20"/>
              </w:rPr>
            </w:pPr>
            <w:r>
              <w:rPr>
                <w:rFonts w:hint="eastAsia"/>
                <w:szCs w:val="21"/>
              </w:rPr>
              <w:t>协议转换单元</w:t>
            </w:r>
            <w:r>
              <w:rPr>
                <w:rFonts w:ascii="宋体" w:hAnsi="宋体"/>
                <w:sz w:val="20"/>
              </w:rPr>
              <w:t>接口管脚编号</w:t>
            </w:r>
          </w:p>
        </w:tc>
        <w:tc>
          <w:tcPr>
            <w:tcW w:w="900" w:type="dxa"/>
            <w:vAlign w:val="center"/>
          </w:tcPr>
          <w:p w14:paraId="0C1365BF">
            <w:pPr>
              <w:topLinePunct/>
              <w:spacing w:line="240" w:lineRule="auto"/>
              <w:ind w:firstLine="0" w:firstLineChars="0"/>
              <w:jc w:val="center"/>
              <w:rPr>
                <w:rFonts w:ascii="宋体" w:hAnsi="宋体"/>
                <w:sz w:val="20"/>
              </w:rPr>
            </w:pPr>
            <w:r>
              <w:rPr>
                <w:rFonts w:ascii="宋体" w:hAnsi="宋体"/>
                <w:sz w:val="20"/>
              </w:rPr>
              <w:t>信号类别</w:t>
            </w:r>
          </w:p>
        </w:tc>
        <w:tc>
          <w:tcPr>
            <w:tcW w:w="989" w:type="dxa"/>
            <w:vAlign w:val="center"/>
          </w:tcPr>
          <w:p w14:paraId="74648849">
            <w:pPr>
              <w:topLinePunct/>
              <w:spacing w:line="240" w:lineRule="auto"/>
              <w:ind w:firstLine="0" w:firstLineChars="0"/>
              <w:jc w:val="center"/>
              <w:rPr>
                <w:rFonts w:ascii="宋体" w:hAnsi="宋体"/>
                <w:sz w:val="20"/>
              </w:rPr>
            </w:pPr>
            <w:r>
              <w:rPr>
                <w:rFonts w:ascii="宋体" w:hAnsi="宋体"/>
                <w:sz w:val="20"/>
              </w:rPr>
              <w:t>信号名称</w:t>
            </w:r>
          </w:p>
        </w:tc>
        <w:tc>
          <w:tcPr>
            <w:tcW w:w="1246" w:type="dxa"/>
            <w:vAlign w:val="center"/>
          </w:tcPr>
          <w:p w14:paraId="2BEC1705">
            <w:pPr>
              <w:topLinePunct/>
              <w:spacing w:line="240" w:lineRule="auto"/>
              <w:ind w:firstLine="0" w:firstLineChars="0"/>
              <w:jc w:val="center"/>
              <w:rPr>
                <w:rFonts w:ascii="宋体" w:hAnsi="宋体"/>
                <w:sz w:val="20"/>
              </w:rPr>
            </w:pPr>
            <w:r>
              <w:rPr>
                <w:rFonts w:ascii="宋体" w:hAnsi="宋体"/>
                <w:sz w:val="20"/>
              </w:rPr>
              <w:t>信号方向</w:t>
            </w:r>
          </w:p>
          <w:p w14:paraId="077C34CB">
            <w:pPr>
              <w:topLinePunct/>
              <w:spacing w:line="240" w:lineRule="auto"/>
              <w:ind w:firstLine="0" w:firstLineChars="0"/>
              <w:jc w:val="center"/>
              <w:rPr>
                <w:rFonts w:ascii="宋体" w:hAnsi="宋体"/>
                <w:sz w:val="20"/>
              </w:rPr>
            </w:pPr>
            <w:r>
              <w:rPr>
                <w:rFonts w:ascii="宋体" w:hAnsi="宋体"/>
                <w:sz w:val="20"/>
              </w:rPr>
              <w:t>（针对</w:t>
            </w:r>
            <w:r>
              <w:rPr>
                <w:rFonts w:hint="eastAsia"/>
                <w:szCs w:val="21"/>
              </w:rPr>
              <w:t>协议转换单元</w:t>
            </w:r>
            <w:r>
              <w:rPr>
                <w:rFonts w:ascii="宋体" w:hAnsi="宋体"/>
                <w:sz w:val="20"/>
              </w:rPr>
              <w:t>）</w:t>
            </w:r>
          </w:p>
        </w:tc>
        <w:tc>
          <w:tcPr>
            <w:tcW w:w="4940" w:type="dxa"/>
            <w:vAlign w:val="center"/>
          </w:tcPr>
          <w:p w14:paraId="6CB45F9F">
            <w:pPr>
              <w:topLinePunct/>
              <w:spacing w:line="240" w:lineRule="auto"/>
              <w:ind w:firstLine="0" w:firstLineChars="0"/>
              <w:jc w:val="center"/>
              <w:rPr>
                <w:rFonts w:ascii="宋体" w:hAnsi="宋体"/>
                <w:sz w:val="20"/>
              </w:rPr>
            </w:pPr>
            <w:r>
              <w:rPr>
                <w:rFonts w:ascii="宋体" w:hAnsi="宋体"/>
                <w:sz w:val="20"/>
              </w:rPr>
              <w:t>说明</w:t>
            </w:r>
          </w:p>
        </w:tc>
      </w:tr>
      <w:tr w14:paraId="11CA29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271BF256">
            <w:pPr>
              <w:topLinePunct/>
              <w:spacing w:line="240" w:lineRule="auto"/>
              <w:ind w:firstLine="0" w:firstLineChars="0"/>
              <w:jc w:val="center"/>
              <w:rPr>
                <w:rFonts w:ascii="宋体" w:hAnsi="宋体"/>
                <w:sz w:val="20"/>
              </w:rPr>
            </w:pPr>
            <w:r>
              <w:rPr>
                <w:rFonts w:ascii="宋体" w:hAnsi="宋体"/>
                <w:sz w:val="20"/>
              </w:rPr>
              <w:t>1、2</w:t>
            </w:r>
          </w:p>
        </w:tc>
        <w:tc>
          <w:tcPr>
            <w:tcW w:w="900" w:type="dxa"/>
            <w:vAlign w:val="center"/>
          </w:tcPr>
          <w:p w14:paraId="1AAA124A">
            <w:pPr>
              <w:topLinePunct/>
              <w:spacing w:line="240" w:lineRule="auto"/>
              <w:ind w:firstLine="0" w:firstLineChars="0"/>
              <w:jc w:val="center"/>
              <w:rPr>
                <w:rFonts w:ascii="宋体" w:hAnsi="宋体"/>
                <w:sz w:val="20"/>
              </w:rPr>
            </w:pPr>
            <w:r>
              <w:rPr>
                <w:rFonts w:ascii="宋体" w:hAnsi="宋体"/>
                <w:sz w:val="20"/>
              </w:rPr>
              <w:t>电源</w:t>
            </w:r>
          </w:p>
        </w:tc>
        <w:tc>
          <w:tcPr>
            <w:tcW w:w="989" w:type="dxa"/>
            <w:vAlign w:val="center"/>
          </w:tcPr>
          <w:p w14:paraId="36C6B32B">
            <w:pPr>
              <w:topLinePunct/>
              <w:spacing w:line="240" w:lineRule="auto"/>
              <w:ind w:firstLine="0" w:firstLineChars="0"/>
              <w:jc w:val="center"/>
              <w:rPr>
                <w:rFonts w:ascii="宋体" w:hAnsi="宋体"/>
                <w:sz w:val="20"/>
              </w:rPr>
            </w:pPr>
            <w:r>
              <w:rPr>
                <w:rFonts w:ascii="宋体" w:hAnsi="宋体"/>
                <w:sz w:val="20"/>
              </w:rPr>
              <w:t>VCC</w:t>
            </w:r>
          </w:p>
        </w:tc>
        <w:tc>
          <w:tcPr>
            <w:tcW w:w="1246" w:type="dxa"/>
            <w:vAlign w:val="center"/>
          </w:tcPr>
          <w:p w14:paraId="0D8EE058">
            <w:pPr>
              <w:topLinePunct/>
              <w:spacing w:line="240" w:lineRule="auto"/>
              <w:ind w:firstLine="0" w:firstLineChars="0"/>
              <w:jc w:val="center"/>
              <w:rPr>
                <w:rFonts w:ascii="宋体" w:hAnsi="宋体"/>
                <w:sz w:val="20"/>
              </w:rPr>
            </w:pPr>
            <w:r>
              <w:rPr>
                <w:rFonts w:ascii="宋体" w:hAnsi="宋体"/>
                <w:sz w:val="20"/>
              </w:rPr>
              <w:t>O</w:t>
            </w:r>
          </w:p>
        </w:tc>
        <w:tc>
          <w:tcPr>
            <w:tcW w:w="4940" w:type="dxa"/>
          </w:tcPr>
          <w:p w14:paraId="421E3E0E">
            <w:pPr>
              <w:topLinePunct/>
              <w:spacing w:line="240" w:lineRule="auto"/>
              <w:ind w:firstLine="0" w:firstLineChars="0"/>
              <w:jc w:val="left"/>
              <w:rPr>
                <w:rFonts w:ascii="宋体" w:hAnsi="宋体"/>
                <w:bCs/>
                <w:caps/>
                <w:sz w:val="20"/>
              </w:rPr>
            </w:pPr>
            <w:r>
              <w:rPr>
                <w:rFonts w:ascii="宋体" w:hAnsi="宋体"/>
                <w:sz w:val="20"/>
              </w:rPr>
              <w:t>通信模块模拟电源，由</w:t>
            </w:r>
            <w:r>
              <w:rPr>
                <w:rFonts w:hint="eastAsia"/>
                <w:szCs w:val="21"/>
              </w:rPr>
              <w:t>协议转换单元</w:t>
            </w:r>
            <w:r>
              <w:rPr>
                <w:rFonts w:ascii="宋体" w:hAnsi="宋体"/>
                <w:sz w:val="20"/>
              </w:rPr>
              <w:t>提供，当</w:t>
            </w:r>
            <w:r>
              <w:rPr>
                <w:rFonts w:hint="eastAsia"/>
                <w:szCs w:val="21"/>
              </w:rPr>
              <w:t>协议转换单元</w:t>
            </w:r>
            <w:r>
              <w:rPr>
                <w:rFonts w:ascii="宋体" w:hAnsi="宋体"/>
                <w:sz w:val="20"/>
              </w:rPr>
              <w:t>运行在</w:t>
            </w:r>
            <w:r>
              <w:rPr>
                <w:rFonts w:ascii="宋体" w:hAnsi="宋体"/>
                <w:kern w:val="0"/>
                <w:sz w:val="20"/>
              </w:rPr>
              <w:t>规定的工作电压范围时，输出</w:t>
            </w:r>
            <w:r>
              <w:rPr>
                <w:rFonts w:ascii="宋体" w:hAnsi="宋体"/>
                <w:sz w:val="20"/>
              </w:rPr>
              <w:t>电压范围：＋12V±1V（</w:t>
            </w:r>
            <w:r>
              <w:rPr>
                <w:rFonts w:hint="eastAsia" w:ascii="宋体" w:hAnsi="宋体"/>
                <w:sz w:val="20"/>
              </w:rPr>
              <w:t>负载工作电流0mA～125mA，最大峰值电流250mA且持续时间不超过20ms，秒平均电流不超过125mA</w:t>
            </w:r>
            <w:r>
              <w:rPr>
                <w:rFonts w:ascii="宋体" w:hAnsi="宋体"/>
                <w:sz w:val="20"/>
              </w:rPr>
              <w:t>，</w:t>
            </w:r>
            <w:r>
              <w:rPr>
                <w:rFonts w:ascii="宋体" w:hAnsi="宋体"/>
                <w:bCs/>
                <w:caps/>
                <w:sz w:val="20"/>
              </w:rPr>
              <w:t>纹波指标见注2。</w:t>
            </w:r>
          </w:p>
          <w:p w14:paraId="3EB68406">
            <w:pPr>
              <w:topLinePunct/>
              <w:spacing w:line="240" w:lineRule="auto"/>
              <w:ind w:firstLine="0" w:firstLineChars="0"/>
              <w:jc w:val="left"/>
              <w:rPr>
                <w:rFonts w:ascii="宋体" w:hAnsi="宋体"/>
                <w:sz w:val="20"/>
              </w:rPr>
            </w:pPr>
            <w:r>
              <w:rPr>
                <w:rFonts w:ascii="宋体" w:hAnsi="宋体"/>
                <w:sz w:val="20"/>
              </w:rPr>
              <w:t>通信模块电源故障或短路时不应影响电能表的基本功能（</w:t>
            </w:r>
            <w:r>
              <w:rPr>
                <w:rFonts w:hint="eastAsia"/>
                <w:szCs w:val="21"/>
              </w:rPr>
              <w:t>协议转换单元</w:t>
            </w:r>
            <w:r>
              <w:rPr>
                <w:rFonts w:ascii="宋体" w:hAnsi="宋体"/>
                <w:sz w:val="20"/>
              </w:rPr>
              <w:t>应采取保护措施）。</w:t>
            </w:r>
          </w:p>
        </w:tc>
      </w:tr>
      <w:tr w14:paraId="2B429A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61949A73">
            <w:pPr>
              <w:topLinePunct/>
              <w:spacing w:line="240" w:lineRule="auto"/>
              <w:ind w:firstLine="0" w:firstLineChars="0"/>
              <w:jc w:val="center"/>
              <w:rPr>
                <w:rFonts w:ascii="宋体" w:hAnsi="宋体"/>
                <w:sz w:val="20"/>
              </w:rPr>
            </w:pPr>
            <w:r>
              <w:rPr>
                <w:rFonts w:ascii="宋体" w:hAnsi="宋体"/>
                <w:sz w:val="20"/>
              </w:rPr>
              <w:t>3、4</w:t>
            </w:r>
          </w:p>
        </w:tc>
        <w:tc>
          <w:tcPr>
            <w:tcW w:w="900" w:type="dxa"/>
            <w:vAlign w:val="center"/>
          </w:tcPr>
          <w:p w14:paraId="742416D0">
            <w:pPr>
              <w:topLinePunct/>
              <w:spacing w:line="240" w:lineRule="auto"/>
              <w:ind w:firstLine="0" w:firstLineChars="0"/>
              <w:jc w:val="center"/>
              <w:rPr>
                <w:rFonts w:ascii="宋体" w:hAnsi="宋体"/>
                <w:sz w:val="20"/>
              </w:rPr>
            </w:pPr>
            <w:r>
              <w:rPr>
                <w:rFonts w:ascii="宋体" w:hAnsi="宋体"/>
                <w:sz w:val="20"/>
              </w:rPr>
              <w:t>电源地</w:t>
            </w:r>
          </w:p>
        </w:tc>
        <w:tc>
          <w:tcPr>
            <w:tcW w:w="989" w:type="dxa"/>
            <w:vAlign w:val="center"/>
          </w:tcPr>
          <w:p w14:paraId="1AB55CC4">
            <w:pPr>
              <w:topLinePunct/>
              <w:spacing w:line="240" w:lineRule="auto"/>
              <w:ind w:firstLine="0" w:firstLineChars="0"/>
              <w:jc w:val="center"/>
              <w:rPr>
                <w:rFonts w:ascii="宋体" w:hAnsi="宋体"/>
                <w:sz w:val="20"/>
              </w:rPr>
            </w:pPr>
            <w:r>
              <w:rPr>
                <w:rFonts w:ascii="宋体" w:hAnsi="宋体"/>
                <w:sz w:val="20"/>
              </w:rPr>
              <w:t>VSS</w:t>
            </w:r>
          </w:p>
        </w:tc>
        <w:tc>
          <w:tcPr>
            <w:tcW w:w="1246" w:type="dxa"/>
            <w:vAlign w:val="center"/>
          </w:tcPr>
          <w:p w14:paraId="53C71B3D">
            <w:pPr>
              <w:topLinePunct/>
              <w:spacing w:line="240" w:lineRule="auto"/>
              <w:ind w:firstLine="0" w:firstLineChars="0"/>
              <w:jc w:val="center"/>
              <w:rPr>
                <w:rFonts w:ascii="宋体" w:hAnsi="宋体"/>
                <w:sz w:val="20"/>
              </w:rPr>
            </w:pPr>
          </w:p>
        </w:tc>
        <w:tc>
          <w:tcPr>
            <w:tcW w:w="4940" w:type="dxa"/>
          </w:tcPr>
          <w:p w14:paraId="66D5D653">
            <w:pPr>
              <w:topLinePunct/>
              <w:spacing w:line="240" w:lineRule="auto"/>
              <w:ind w:firstLine="0" w:firstLineChars="0"/>
              <w:jc w:val="left"/>
              <w:rPr>
                <w:rFonts w:ascii="宋体" w:hAnsi="宋体"/>
                <w:sz w:val="20"/>
              </w:rPr>
            </w:pPr>
            <w:r>
              <w:rPr>
                <w:rFonts w:ascii="宋体" w:hAnsi="宋体"/>
                <w:sz w:val="20"/>
              </w:rPr>
              <w:t>通信地</w:t>
            </w:r>
          </w:p>
        </w:tc>
      </w:tr>
      <w:tr w14:paraId="0C6E78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6A318B79">
            <w:pPr>
              <w:topLinePunct/>
              <w:spacing w:line="240" w:lineRule="auto"/>
              <w:ind w:firstLine="0" w:firstLineChars="0"/>
              <w:jc w:val="center"/>
              <w:rPr>
                <w:rFonts w:ascii="宋体" w:hAnsi="宋体"/>
                <w:sz w:val="20"/>
              </w:rPr>
            </w:pPr>
            <w:r>
              <w:rPr>
                <w:rFonts w:ascii="宋体" w:hAnsi="宋体"/>
                <w:sz w:val="20"/>
              </w:rPr>
              <w:t>5</w:t>
            </w:r>
          </w:p>
        </w:tc>
        <w:tc>
          <w:tcPr>
            <w:tcW w:w="900" w:type="dxa"/>
            <w:vAlign w:val="center"/>
          </w:tcPr>
          <w:p w14:paraId="2457941B">
            <w:pPr>
              <w:topLinePunct/>
              <w:spacing w:line="240" w:lineRule="auto"/>
              <w:ind w:firstLine="0" w:firstLineChars="0"/>
              <w:jc w:val="center"/>
              <w:rPr>
                <w:rFonts w:ascii="宋体" w:hAnsi="宋体"/>
                <w:sz w:val="20"/>
              </w:rPr>
            </w:pPr>
            <w:r>
              <w:rPr>
                <w:rFonts w:ascii="宋体" w:hAnsi="宋体"/>
                <w:sz w:val="20"/>
              </w:rPr>
              <w:t>信号</w:t>
            </w:r>
          </w:p>
        </w:tc>
        <w:tc>
          <w:tcPr>
            <w:tcW w:w="989" w:type="dxa"/>
            <w:vAlign w:val="center"/>
          </w:tcPr>
          <w:p w14:paraId="2A5B1028">
            <w:pPr>
              <w:topLinePunct/>
              <w:spacing w:line="240" w:lineRule="auto"/>
              <w:ind w:firstLine="0" w:firstLineChars="0"/>
              <w:jc w:val="center"/>
              <w:rPr>
                <w:rFonts w:ascii="宋体" w:hAnsi="宋体"/>
                <w:sz w:val="20"/>
              </w:rPr>
            </w:pPr>
            <w:r>
              <w:rPr>
                <w:rFonts w:ascii="宋体" w:hAnsi="宋体"/>
                <w:sz w:val="20"/>
              </w:rPr>
              <w:t>RXD</w:t>
            </w:r>
          </w:p>
        </w:tc>
        <w:tc>
          <w:tcPr>
            <w:tcW w:w="1246" w:type="dxa"/>
            <w:vAlign w:val="center"/>
          </w:tcPr>
          <w:p w14:paraId="12ED16FE">
            <w:pPr>
              <w:topLinePunct/>
              <w:spacing w:line="240" w:lineRule="auto"/>
              <w:ind w:firstLine="0" w:firstLineChars="0"/>
              <w:jc w:val="center"/>
              <w:rPr>
                <w:rFonts w:ascii="宋体" w:hAnsi="宋体"/>
                <w:sz w:val="20"/>
              </w:rPr>
            </w:pPr>
            <w:r>
              <w:rPr>
                <w:rFonts w:ascii="宋体" w:hAnsi="宋体"/>
                <w:sz w:val="20"/>
              </w:rPr>
              <w:t>I</w:t>
            </w:r>
          </w:p>
        </w:tc>
        <w:tc>
          <w:tcPr>
            <w:tcW w:w="4940" w:type="dxa"/>
          </w:tcPr>
          <w:p w14:paraId="73F9B36C">
            <w:pPr>
              <w:topLinePunct/>
              <w:spacing w:line="240" w:lineRule="auto"/>
              <w:ind w:firstLine="0" w:firstLineChars="0"/>
              <w:jc w:val="left"/>
              <w:rPr>
                <w:rFonts w:ascii="宋体" w:hAnsi="宋体"/>
                <w:sz w:val="20"/>
              </w:rPr>
            </w:pPr>
            <w:r>
              <w:rPr>
                <w:rFonts w:ascii="宋体" w:hAnsi="宋体"/>
                <w:sz w:val="20"/>
              </w:rPr>
              <w:t>通信模块给</w:t>
            </w:r>
            <w:r>
              <w:rPr>
                <w:rFonts w:hint="eastAsia"/>
                <w:szCs w:val="21"/>
              </w:rPr>
              <w:t>协议转换单元</w:t>
            </w:r>
            <w:r>
              <w:rPr>
                <w:rFonts w:ascii="宋体" w:hAnsi="宋体"/>
                <w:sz w:val="20"/>
              </w:rPr>
              <w:t>发送信号引脚，要求通信模块输出为开漏方式，常态为高阻态。要求通信模块低电平电流驱动能力≥2mA。</w:t>
            </w:r>
          </w:p>
        </w:tc>
      </w:tr>
      <w:tr w14:paraId="7ACE8B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1285" w:type="dxa"/>
            <w:vAlign w:val="center"/>
          </w:tcPr>
          <w:p w14:paraId="47C551DB">
            <w:pPr>
              <w:topLinePunct/>
              <w:spacing w:line="240" w:lineRule="auto"/>
              <w:ind w:firstLine="0" w:firstLineChars="0"/>
              <w:jc w:val="center"/>
              <w:rPr>
                <w:rFonts w:ascii="宋体" w:hAnsi="宋体"/>
                <w:sz w:val="20"/>
              </w:rPr>
            </w:pPr>
            <w:r>
              <w:rPr>
                <w:rFonts w:ascii="宋体" w:hAnsi="宋体"/>
                <w:sz w:val="20"/>
              </w:rPr>
              <w:t>6</w:t>
            </w:r>
          </w:p>
        </w:tc>
        <w:tc>
          <w:tcPr>
            <w:tcW w:w="900" w:type="dxa"/>
            <w:vAlign w:val="center"/>
          </w:tcPr>
          <w:p w14:paraId="022BBD95">
            <w:pPr>
              <w:topLinePunct/>
              <w:spacing w:line="240" w:lineRule="auto"/>
              <w:ind w:firstLine="0" w:firstLineChars="0"/>
              <w:jc w:val="center"/>
              <w:rPr>
                <w:rFonts w:ascii="宋体" w:hAnsi="宋体"/>
                <w:sz w:val="20"/>
              </w:rPr>
            </w:pPr>
            <w:r>
              <w:rPr>
                <w:color w:val="000000" w:themeColor="text1"/>
                <w:spacing w:val="-5"/>
                <w:sz w:val="18"/>
                <w14:textFill>
                  <w14:solidFill>
                    <w14:schemeClr w14:val="tx1"/>
                  </w14:solidFill>
                </w14:textFill>
              </w:rPr>
              <w:t>预留</w:t>
            </w:r>
          </w:p>
        </w:tc>
        <w:tc>
          <w:tcPr>
            <w:tcW w:w="989" w:type="dxa"/>
            <w:vAlign w:val="center"/>
          </w:tcPr>
          <w:p w14:paraId="7A5CEA51">
            <w:pPr>
              <w:topLinePunct/>
              <w:spacing w:line="240" w:lineRule="auto"/>
              <w:ind w:firstLine="0" w:firstLineChars="0"/>
              <w:jc w:val="center"/>
              <w:rPr>
                <w:rFonts w:ascii="宋体" w:hAnsi="宋体"/>
                <w:sz w:val="20"/>
              </w:rPr>
            </w:pPr>
          </w:p>
        </w:tc>
        <w:tc>
          <w:tcPr>
            <w:tcW w:w="1246" w:type="dxa"/>
            <w:vAlign w:val="center"/>
          </w:tcPr>
          <w:p w14:paraId="59FDF2BE">
            <w:pPr>
              <w:topLinePunct/>
              <w:spacing w:line="240" w:lineRule="auto"/>
              <w:ind w:firstLine="0" w:firstLineChars="0"/>
              <w:jc w:val="center"/>
              <w:rPr>
                <w:rFonts w:ascii="宋体" w:hAnsi="宋体"/>
                <w:sz w:val="20"/>
              </w:rPr>
            </w:pPr>
          </w:p>
        </w:tc>
        <w:tc>
          <w:tcPr>
            <w:tcW w:w="4940" w:type="dxa"/>
            <w:vAlign w:val="center"/>
          </w:tcPr>
          <w:p w14:paraId="46725610">
            <w:pPr>
              <w:topLinePunct/>
              <w:spacing w:line="240" w:lineRule="auto"/>
              <w:ind w:firstLine="0" w:firstLineChars="0"/>
              <w:jc w:val="left"/>
              <w:rPr>
                <w:rFonts w:ascii="宋体" w:hAnsi="宋体"/>
                <w:strike/>
                <w:sz w:val="20"/>
              </w:rPr>
            </w:pPr>
            <w:r>
              <w:rPr>
                <w:rFonts w:hint="eastAsia" w:ascii="宋体" w:hAnsi="宋体"/>
                <w:sz w:val="20"/>
              </w:rPr>
              <w:t>预留</w:t>
            </w:r>
          </w:p>
        </w:tc>
      </w:tr>
      <w:tr w14:paraId="226275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166FD5E0">
            <w:pPr>
              <w:topLinePunct/>
              <w:spacing w:line="240" w:lineRule="auto"/>
              <w:ind w:firstLine="0" w:firstLineChars="0"/>
              <w:jc w:val="center"/>
              <w:rPr>
                <w:rFonts w:ascii="宋体" w:hAnsi="宋体"/>
                <w:sz w:val="20"/>
              </w:rPr>
            </w:pPr>
            <w:r>
              <w:rPr>
                <w:rFonts w:ascii="宋体" w:hAnsi="宋体"/>
                <w:sz w:val="20"/>
              </w:rPr>
              <w:t>7</w:t>
            </w:r>
          </w:p>
        </w:tc>
        <w:tc>
          <w:tcPr>
            <w:tcW w:w="900" w:type="dxa"/>
            <w:vAlign w:val="center"/>
          </w:tcPr>
          <w:p w14:paraId="432AA146">
            <w:pPr>
              <w:topLinePunct/>
              <w:spacing w:line="240" w:lineRule="auto"/>
              <w:ind w:firstLine="0" w:firstLineChars="0"/>
              <w:jc w:val="center"/>
              <w:rPr>
                <w:rFonts w:ascii="宋体" w:hAnsi="宋体"/>
                <w:sz w:val="20"/>
              </w:rPr>
            </w:pPr>
            <w:r>
              <w:rPr>
                <w:rFonts w:ascii="宋体" w:hAnsi="宋体"/>
                <w:sz w:val="20"/>
              </w:rPr>
              <w:t>信号</w:t>
            </w:r>
          </w:p>
        </w:tc>
        <w:tc>
          <w:tcPr>
            <w:tcW w:w="989" w:type="dxa"/>
            <w:vAlign w:val="center"/>
          </w:tcPr>
          <w:p w14:paraId="6B475797">
            <w:pPr>
              <w:topLinePunct/>
              <w:spacing w:line="240" w:lineRule="auto"/>
              <w:ind w:firstLine="0" w:firstLineChars="0"/>
              <w:jc w:val="center"/>
              <w:rPr>
                <w:rFonts w:ascii="宋体" w:hAnsi="宋体"/>
                <w:sz w:val="20"/>
              </w:rPr>
            </w:pPr>
            <w:r>
              <w:rPr>
                <w:rFonts w:ascii="宋体" w:hAnsi="宋体"/>
                <w:sz w:val="20"/>
              </w:rPr>
              <w:t>/SET</w:t>
            </w:r>
          </w:p>
        </w:tc>
        <w:tc>
          <w:tcPr>
            <w:tcW w:w="1246" w:type="dxa"/>
            <w:vAlign w:val="center"/>
          </w:tcPr>
          <w:p w14:paraId="1698B2CF">
            <w:pPr>
              <w:topLinePunct/>
              <w:spacing w:line="240" w:lineRule="auto"/>
              <w:ind w:firstLine="0" w:firstLineChars="0"/>
              <w:jc w:val="center"/>
              <w:rPr>
                <w:rFonts w:ascii="宋体" w:hAnsi="宋体"/>
                <w:sz w:val="20"/>
              </w:rPr>
            </w:pPr>
            <w:r>
              <w:rPr>
                <w:rFonts w:ascii="宋体" w:hAnsi="宋体"/>
                <w:sz w:val="20"/>
              </w:rPr>
              <w:t>O</w:t>
            </w:r>
          </w:p>
        </w:tc>
        <w:tc>
          <w:tcPr>
            <w:tcW w:w="4940" w:type="dxa"/>
          </w:tcPr>
          <w:p w14:paraId="61190C7C">
            <w:pPr>
              <w:topLinePunct/>
              <w:spacing w:line="240" w:lineRule="auto"/>
              <w:ind w:firstLine="0" w:firstLineChars="0"/>
              <w:jc w:val="left"/>
              <w:rPr>
                <w:rFonts w:ascii="宋体" w:hAnsi="宋体"/>
                <w:sz w:val="20"/>
              </w:rPr>
            </w:pPr>
            <w:r>
              <w:rPr>
                <w:rFonts w:ascii="宋体" w:hAnsi="宋体"/>
                <w:sz w:val="20"/>
              </w:rPr>
              <w:t>模块设置使能；低电平时，方可设置通信模块。开漏方式，常态为高阻态。</w:t>
            </w:r>
          </w:p>
        </w:tc>
      </w:tr>
      <w:tr w14:paraId="7E12103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674CBF11">
            <w:pPr>
              <w:topLinePunct/>
              <w:spacing w:line="240" w:lineRule="auto"/>
              <w:ind w:firstLine="0" w:firstLineChars="0"/>
              <w:jc w:val="center"/>
              <w:rPr>
                <w:rFonts w:ascii="宋体" w:hAnsi="宋体"/>
                <w:sz w:val="20"/>
              </w:rPr>
            </w:pPr>
            <w:r>
              <w:rPr>
                <w:rFonts w:ascii="宋体" w:hAnsi="宋体"/>
                <w:sz w:val="20"/>
              </w:rPr>
              <w:t>8</w:t>
            </w:r>
          </w:p>
        </w:tc>
        <w:tc>
          <w:tcPr>
            <w:tcW w:w="900" w:type="dxa"/>
            <w:vAlign w:val="center"/>
          </w:tcPr>
          <w:p w14:paraId="17B1B967">
            <w:pPr>
              <w:topLinePunct/>
              <w:spacing w:line="240" w:lineRule="auto"/>
              <w:ind w:firstLine="0" w:firstLineChars="0"/>
              <w:jc w:val="center"/>
              <w:rPr>
                <w:rFonts w:ascii="宋体" w:hAnsi="宋体"/>
                <w:sz w:val="20"/>
              </w:rPr>
            </w:pPr>
            <w:r>
              <w:rPr>
                <w:rFonts w:ascii="宋体" w:hAnsi="宋体"/>
                <w:sz w:val="20"/>
              </w:rPr>
              <w:t>信号</w:t>
            </w:r>
          </w:p>
        </w:tc>
        <w:tc>
          <w:tcPr>
            <w:tcW w:w="989" w:type="dxa"/>
            <w:vAlign w:val="center"/>
          </w:tcPr>
          <w:p w14:paraId="40C36012">
            <w:pPr>
              <w:topLinePunct/>
              <w:spacing w:line="240" w:lineRule="auto"/>
              <w:ind w:firstLine="0" w:firstLineChars="0"/>
              <w:jc w:val="center"/>
              <w:rPr>
                <w:rFonts w:ascii="宋体" w:hAnsi="宋体"/>
                <w:sz w:val="20"/>
              </w:rPr>
            </w:pPr>
            <w:r>
              <w:rPr>
                <w:rFonts w:ascii="宋体" w:hAnsi="宋体"/>
                <w:sz w:val="20"/>
              </w:rPr>
              <w:t xml:space="preserve">TXD </w:t>
            </w:r>
          </w:p>
        </w:tc>
        <w:tc>
          <w:tcPr>
            <w:tcW w:w="1246" w:type="dxa"/>
            <w:vAlign w:val="center"/>
          </w:tcPr>
          <w:p w14:paraId="704B18BA">
            <w:pPr>
              <w:topLinePunct/>
              <w:spacing w:line="240" w:lineRule="auto"/>
              <w:ind w:firstLine="0" w:firstLineChars="0"/>
              <w:jc w:val="center"/>
              <w:rPr>
                <w:rFonts w:ascii="宋体" w:hAnsi="宋体"/>
                <w:sz w:val="20"/>
              </w:rPr>
            </w:pPr>
            <w:r>
              <w:rPr>
                <w:rFonts w:ascii="宋体" w:hAnsi="宋体"/>
                <w:sz w:val="20"/>
              </w:rPr>
              <w:t>O</w:t>
            </w:r>
          </w:p>
        </w:tc>
        <w:tc>
          <w:tcPr>
            <w:tcW w:w="4940" w:type="dxa"/>
          </w:tcPr>
          <w:p w14:paraId="6CAAA60D">
            <w:pPr>
              <w:topLinePunct/>
              <w:spacing w:line="240" w:lineRule="auto"/>
              <w:ind w:firstLine="0" w:firstLineChars="0"/>
              <w:jc w:val="left"/>
              <w:rPr>
                <w:rFonts w:ascii="宋体" w:hAnsi="宋体"/>
                <w:sz w:val="20"/>
              </w:rPr>
            </w:pPr>
            <w:r>
              <w:rPr>
                <w:rFonts w:hint="eastAsia"/>
                <w:szCs w:val="21"/>
              </w:rPr>
              <w:t>协议转换单元</w:t>
            </w:r>
            <w:r>
              <w:rPr>
                <w:rFonts w:ascii="宋体" w:hAnsi="宋体"/>
                <w:sz w:val="20"/>
              </w:rPr>
              <w:t>通信信号输出引脚，开漏方式，常态为高阻态。</w:t>
            </w:r>
          </w:p>
        </w:tc>
      </w:tr>
      <w:tr w14:paraId="03535C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0520C2F9">
            <w:pPr>
              <w:topLinePunct/>
              <w:spacing w:line="240" w:lineRule="auto"/>
              <w:ind w:firstLine="0" w:firstLineChars="0"/>
              <w:jc w:val="center"/>
              <w:rPr>
                <w:rFonts w:ascii="宋体" w:hAnsi="宋体"/>
                <w:sz w:val="20"/>
              </w:rPr>
            </w:pPr>
            <w:r>
              <w:rPr>
                <w:rFonts w:ascii="宋体" w:hAnsi="宋体"/>
                <w:sz w:val="20"/>
              </w:rPr>
              <w:t>9</w:t>
            </w:r>
          </w:p>
        </w:tc>
        <w:tc>
          <w:tcPr>
            <w:tcW w:w="900" w:type="dxa"/>
            <w:vAlign w:val="center"/>
          </w:tcPr>
          <w:p w14:paraId="7A38A460">
            <w:pPr>
              <w:topLinePunct/>
              <w:spacing w:line="240" w:lineRule="auto"/>
              <w:ind w:firstLine="0" w:firstLineChars="0"/>
              <w:jc w:val="center"/>
              <w:rPr>
                <w:rFonts w:ascii="宋体" w:hAnsi="宋体"/>
                <w:sz w:val="20"/>
              </w:rPr>
            </w:pPr>
            <w:r>
              <w:rPr>
                <w:rFonts w:ascii="宋体" w:hAnsi="宋体"/>
                <w:sz w:val="20"/>
              </w:rPr>
              <w:t>信号</w:t>
            </w:r>
          </w:p>
        </w:tc>
        <w:tc>
          <w:tcPr>
            <w:tcW w:w="989" w:type="dxa"/>
            <w:vAlign w:val="center"/>
          </w:tcPr>
          <w:p w14:paraId="0F2A8FD4">
            <w:pPr>
              <w:topLinePunct/>
              <w:spacing w:line="240" w:lineRule="auto"/>
              <w:ind w:firstLine="0" w:firstLineChars="0"/>
              <w:jc w:val="center"/>
              <w:rPr>
                <w:rFonts w:ascii="宋体" w:hAnsi="宋体"/>
                <w:sz w:val="20"/>
              </w:rPr>
            </w:pPr>
            <w:r>
              <w:rPr>
                <w:rFonts w:ascii="宋体" w:hAnsi="宋体"/>
                <w:sz w:val="20"/>
              </w:rPr>
              <w:t>/RST</w:t>
            </w:r>
          </w:p>
        </w:tc>
        <w:tc>
          <w:tcPr>
            <w:tcW w:w="1246" w:type="dxa"/>
            <w:vAlign w:val="center"/>
          </w:tcPr>
          <w:p w14:paraId="59918595">
            <w:pPr>
              <w:topLinePunct/>
              <w:spacing w:line="240" w:lineRule="auto"/>
              <w:ind w:firstLine="0" w:firstLineChars="0"/>
              <w:jc w:val="center"/>
              <w:rPr>
                <w:rFonts w:ascii="宋体" w:hAnsi="宋体"/>
                <w:sz w:val="20"/>
              </w:rPr>
            </w:pPr>
            <w:r>
              <w:rPr>
                <w:rFonts w:ascii="宋体" w:hAnsi="宋体"/>
                <w:sz w:val="20"/>
              </w:rPr>
              <w:t>O</w:t>
            </w:r>
          </w:p>
        </w:tc>
        <w:tc>
          <w:tcPr>
            <w:tcW w:w="4940" w:type="dxa"/>
          </w:tcPr>
          <w:p w14:paraId="389E1CE4">
            <w:pPr>
              <w:topLinePunct/>
              <w:spacing w:line="240" w:lineRule="auto"/>
              <w:ind w:firstLine="0" w:firstLineChars="0"/>
              <w:jc w:val="left"/>
              <w:rPr>
                <w:rFonts w:ascii="宋体" w:hAnsi="宋体"/>
                <w:sz w:val="20"/>
              </w:rPr>
            </w:pPr>
            <w:r>
              <w:rPr>
                <w:rFonts w:ascii="宋体" w:hAnsi="宋体"/>
                <w:sz w:val="20"/>
              </w:rPr>
              <w:t>复位输出（低电平有效），开漏方式，常态为高阻态，可用于复位通信模块，复位信号脉宽≥0.2s</w:t>
            </w:r>
          </w:p>
        </w:tc>
      </w:tr>
      <w:tr w14:paraId="29B4FDF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19593922">
            <w:pPr>
              <w:topLinePunct/>
              <w:spacing w:line="240" w:lineRule="auto"/>
              <w:ind w:firstLine="0" w:firstLineChars="0"/>
              <w:jc w:val="center"/>
              <w:rPr>
                <w:rFonts w:ascii="宋体" w:hAnsi="宋体"/>
                <w:sz w:val="20"/>
              </w:rPr>
            </w:pPr>
            <w:r>
              <w:rPr>
                <w:rFonts w:ascii="宋体" w:hAnsi="宋体"/>
                <w:sz w:val="20"/>
              </w:rPr>
              <w:t>10</w:t>
            </w:r>
          </w:p>
        </w:tc>
        <w:tc>
          <w:tcPr>
            <w:tcW w:w="900" w:type="dxa"/>
            <w:vAlign w:val="center"/>
          </w:tcPr>
          <w:p w14:paraId="703AA0F7">
            <w:pPr>
              <w:topLinePunct/>
              <w:spacing w:line="240" w:lineRule="auto"/>
              <w:ind w:firstLine="0" w:firstLineChars="0"/>
              <w:jc w:val="center"/>
              <w:rPr>
                <w:rFonts w:ascii="宋体" w:hAnsi="宋体"/>
                <w:sz w:val="20"/>
              </w:rPr>
            </w:pPr>
            <w:r>
              <w:rPr>
                <w:rFonts w:ascii="宋体" w:hAnsi="宋体"/>
                <w:sz w:val="20"/>
              </w:rPr>
              <w:t>状态</w:t>
            </w:r>
          </w:p>
        </w:tc>
        <w:tc>
          <w:tcPr>
            <w:tcW w:w="989" w:type="dxa"/>
            <w:vAlign w:val="center"/>
          </w:tcPr>
          <w:p w14:paraId="0B31E0F6">
            <w:pPr>
              <w:topLinePunct/>
              <w:spacing w:line="240" w:lineRule="auto"/>
              <w:ind w:firstLine="0" w:firstLineChars="0"/>
              <w:jc w:val="center"/>
              <w:rPr>
                <w:rFonts w:ascii="宋体" w:hAnsi="宋体"/>
                <w:sz w:val="20"/>
              </w:rPr>
            </w:pPr>
            <w:r>
              <w:rPr>
                <w:rFonts w:ascii="宋体" w:hAnsi="宋体"/>
                <w:sz w:val="20"/>
              </w:rPr>
              <w:t>STA</w:t>
            </w:r>
          </w:p>
        </w:tc>
        <w:tc>
          <w:tcPr>
            <w:tcW w:w="1246" w:type="dxa"/>
            <w:vAlign w:val="center"/>
          </w:tcPr>
          <w:p w14:paraId="407D173D">
            <w:pPr>
              <w:topLinePunct/>
              <w:spacing w:line="240" w:lineRule="auto"/>
              <w:ind w:firstLine="0" w:firstLineChars="0"/>
              <w:jc w:val="center"/>
              <w:rPr>
                <w:rFonts w:ascii="宋体" w:hAnsi="宋体"/>
                <w:sz w:val="20"/>
              </w:rPr>
            </w:pPr>
            <w:r>
              <w:rPr>
                <w:rFonts w:ascii="宋体" w:hAnsi="宋体"/>
                <w:sz w:val="20"/>
              </w:rPr>
              <w:t>I</w:t>
            </w:r>
          </w:p>
        </w:tc>
        <w:tc>
          <w:tcPr>
            <w:tcW w:w="4940" w:type="dxa"/>
          </w:tcPr>
          <w:p w14:paraId="08F31D60">
            <w:pPr>
              <w:topLinePunct/>
              <w:spacing w:line="240" w:lineRule="auto"/>
              <w:ind w:firstLine="0" w:firstLineChars="0"/>
              <w:jc w:val="left"/>
              <w:rPr>
                <w:rFonts w:ascii="宋体" w:hAnsi="宋体"/>
                <w:sz w:val="20"/>
              </w:rPr>
            </w:pPr>
            <w:r>
              <w:rPr>
                <w:rFonts w:ascii="宋体" w:hAnsi="宋体"/>
                <w:sz w:val="20"/>
              </w:rPr>
              <w:t>接收时地址匹配正确模块输出0.2s高阻态；通信模块发送过程输出高阻态。要求通信模块输出为开漏方式，常态为低电平。通信模块低电平电流驱动能力≥2mA</w:t>
            </w:r>
          </w:p>
        </w:tc>
      </w:tr>
      <w:tr w14:paraId="115ADD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04200E2B">
            <w:pPr>
              <w:topLinePunct/>
              <w:spacing w:line="240" w:lineRule="auto"/>
              <w:ind w:firstLine="0" w:firstLineChars="0"/>
              <w:jc w:val="center"/>
              <w:rPr>
                <w:rFonts w:ascii="宋体" w:hAnsi="宋体"/>
                <w:sz w:val="20"/>
              </w:rPr>
            </w:pPr>
            <w:r>
              <w:rPr>
                <w:rFonts w:ascii="宋体" w:hAnsi="宋体"/>
                <w:sz w:val="20"/>
              </w:rPr>
              <w:t>11</w:t>
            </w:r>
          </w:p>
        </w:tc>
        <w:tc>
          <w:tcPr>
            <w:tcW w:w="900" w:type="dxa"/>
            <w:vAlign w:val="center"/>
          </w:tcPr>
          <w:p w14:paraId="36F2D717">
            <w:pPr>
              <w:topLinePunct/>
              <w:spacing w:line="240" w:lineRule="auto"/>
              <w:ind w:firstLine="0" w:firstLineChars="0"/>
              <w:jc w:val="center"/>
              <w:rPr>
                <w:rFonts w:ascii="宋体" w:hAnsi="宋体"/>
                <w:sz w:val="20"/>
              </w:rPr>
            </w:pPr>
            <w:r>
              <w:rPr>
                <w:rFonts w:ascii="宋体" w:hAnsi="宋体"/>
                <w:sz w:val="20"/>
              </w:rPr>
              <w:t>状态</w:t>
            </w:r>
          </w:p>
        </w:tc>
        <w:tc>
          <w:tcPr>
            <w:tcW w:w="989" w:type="dxa"/>
            <w:vAlign w:val="center"/>
          </w:tcPr>
          <w:p w14:paraId="5F841F1D">
            <w:pPr>
              <w:topLinePunct/>
              <w:spacing w:line="240" w:lineRule="auto"/>
              <w:ind w:firstLine="0" w:firstLineChars="0"/>
              <w:jc w:val="center"/>
              <w:rPr>
                <w:rFonts w:ascii="宋体" w:hAnsi="宋体"/>
                <w:sz w:val="20"/>
              </w:rPr>
            </w:pPr>
            <w:r>
              <w:rPr>
                <w:rFonts w:ascii="宋体" w:hAnsi="宋体"/>
                <w:bCs/>
                <w:caps/>
                <w:sz w:val="20"/>
              </w:rPr>
              <w:t>EVENTOUT</w:t>
            </w:r>
          </w:p>
        </w:tc>
        <w:tc>
          <w:tcPr>
            <w:tcW w:w="1246" w:type="dxa"/>
            <w:vAlign w:val="center"/>
          </w:tcPr>
          <w:p w14:paraId="7142CD81">
            <w:pPr>
              <w:topLinePunct/>
              <w:spacing w:line="240" w:lineRule="auto"/>
              <w:ind w:firstLine="0" w:firstLineChars="0"/>
              <w:jc w:val="center"/>
              <w:rPr>
                <w:rFonts w:ascii="宋体" w:hAnsi="宋体"/>
                <w:sz w:val="20"/>
              </w:rPr>
            </w:pPr>
            <w:r>
              <w:rPr>
                <w:rFonts w:ascii="宋体" w:hAnsi="宋体"/>
                <w:sz w:val="20"/>
              </w:rPr>
              <w:t xml:space="preserve">O </w:t>
            </w:r>
          </w:p>
        </w:tc>
        <w:tc>
          <w:tcPr>
            <w:tcW w:w="4940" w:type="dxa"/>
          </w:tcPr>
          <w:p w14:paraId="0C8FC696">
            <w:pPr>
              <w:topLinePunct/>
              <w:spacing w:line="240" w:lineRule="auto"/>
              <w:ind w:firstLine="0" w:firstLineChars="0"/>
              <w:jc w:val="left"/>
              <w:rPr>
                <w:rFonts w:ascii="宋体" w:hAnsi="宋体"/>
                <w:sz w:val="20"/>
              </w:rPr>
            </w:pPr>
            <w:r>
              <w:rPr>
                <w:rFonts w:hint="eastAsia"/>
                <w:szCs w:val="21"/>
              </w:rPr>
              <w:t>协议转换单元</w:t>
            </w:r>
            <w:r>
              <w:rPr>
                <w:rFonts w:ascii="宋体" w:hAnsi="宋体"/>
                <w:sz w:val="20"/>
              </w:rPr>
              <w:t>事件状态输出，开漏方式，常态为低电平。当有主动上报事件发生时，输出高阻态，请求查询主动上报状态字；当主动上报状态字为零时输出低电平。</w:t>
            </w:r>
          </w:p>
        </w:tc>
      </w:tr>
      <w:tr w14:paraId="7A01EF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vAlign w:val="center"/>
          </w:tcPr>
          <w:p w14:paraId="2F78D950">
            <w:pPr>
              <w:topLinePunct/>
              <w:spacing w:line="240" w:lineRule="auto"/>
              <w:ind w:firstLine="0" w:firstLineChars="0"/>
              <w:jc w:val="center"/>
              <w:rPr>
                <w:rFonts w:ascii="宋体" w:hAnsi="宋体"/>
                <w:sz w:val="20"/>
              </w:rPr>
            </w:pPr>
            <w:r>
              <w:rPr>
                <w:rFonts w:ascii="宋体" w:hAnsi="宋体"/>
                <w:sz w:val="20"/>
              </w:rPr>
              <w:t>12</w:t>
            </w:r>
          </w:p>
        </w:tc>
        <w:tc>
          <w:tcPr>
            <w:tcW w:w="900" w:type="dxa"/>
            <w:vAlign w:val="center"/>
          </w:tcPr>
          <w:p w14:paraId="46AA5709">
            <w:pPr>
              <w:topLinePunct/>
              <w:spacing w:line="240" w:lineRule="auto"/>
              <w:ind w:firstLine="0" w:firstLineChars="0"/>
              <w:jc w:val="center"/>
              <w:rPr>
                <w:rFonts w:ascii="宋体" w:hAnsi="宋体"/>
                <w:sz w:val="20"/>
              </w:rPr>
            </w:pPr>
            <w:r>
              <w:rPr>
                <w:color w:val="000000" w:themeColor="text1"/>
                <w:spacing w:val="-5"/>
                <w:sz w:val="18"/>
                <w14:textFill>
                  <w14:solidFill>
                    <w14:schemeClr w14:val="tx1"/>
                  </w14:solidFill>
                </w14:textFill>
              </w:rPr>
              <w:t>预留</w:t>
            </w:r>
          </w:p>
        </w:tc>
        <w:tc>
          <w:tcPr>
            <w:tcW w:w="989" w:type="dxa"/>
            <w:vAlign w:val="center"/>
          </w:tcPr>
          <w:p w14:paraId="4D370F54">
            <w:pPr>
              <w:topLinePunct/>
              <w:spacing w:line="240" w:lineRule="auto"/>
              <w:ind w:firstLine="0" w:firstLineChars="0"/>
              <w:jc w:val="center"/>
              <w:rPr>
                <w:rFonts w:ascii="宋体" w:hAnsi="宋体"/>
                <w:sz w:val="20"/>
              </w:rPr>
            </w:pPr>
          </w:p>
        </w:tc>
        <w:tc>
          <w:tcPr>
            <w:tcW w:w="1246" w:type="dxa"/>
            <w:vAlign w:val="center"/>
          </w:tcPr>
          <w:p w14:paraId="03B17B28">
            <w:pPr>
              <w:topLinePunct/>
              <w:spacing w:line="240" w:lineRule="auto"/>
              <w:ind w:firstLine="0" w:firstLineChars="0"/>
              <w:jc w:val="center"/>
              <w:rPr>
                <w:rFonts w:ascii="宋体" w:hAnsi="宋体"/>
                <w:sz w:val="20"/>
              </w:rPr>
            </w:pPr>
          </w:p>
        </w:tc>
        <w:tc>
          <w:tcPr>
            <w:tcW w:w="4940" w:type="dxa"/>
          </w:tcPr>
          <w:p w14:paraId="7B57AFC3">
            <w:pPr>
              <w:topLinePunct/>
              <w:spacing w:line="240" w:lineRule="auto"/>
              <w:ind w:firstLine="0" w:firstLineChars="0"/>
              <w:jc w:val="left"/>
              <w:rPr>
                <w:rFonts w:ascii="宋体" w:hAnsi="宋体"/>
                <w:strike/>
                <w:sz w:val="20"/>
              </w:rPr>
            </w:pPr>
            <w:r>
              <w:rPr>
                <w:color w:val="000000" w:themeColor="text1"/>
                <w:spacing w:val="-5"/>
                <w:sz w:val="18"/>
                <w14:textFill>
                  <w14:solidFill>
                    <w14:schemeClr w14:val="tx1"/>
                  </w14:solidFill>
                </w14:textFill>
              </w:rPr>
              <w:t>预留</w:t>
            </w:r>
          </w:p>
        </w:tc>
      </w:tr>
    </w:tbl>
    <w:p w14:paraId="3853DBE9">
      <w:pPr>
        <w:ind w:firstLine="400"/>
        <w:rPr>
          <w:sz w:val="20"/>
        </w:rPr>
      </w:pPr>
      <w:r>
        <w:rPr>
          <w:sz w:val="20"/>
        </w:rPr>
        <w:t>注1：</w:t>
      </w:r>
      <w:r>
        <w:rPr>
          <w:rFonts w:hint="eastAsia"/>
          <w:szCs w:val="21"/>
        </w:rPr>
        <w:t>协议转换单元</w:t>
      </w:r>
      <w:r>
        <w:rPr>
          <w:sz w:val="20"/>
        </w:rPr>
        <w:t>和通信模块的开漏端耐压为5.5V，所有输出接口的低电平电流驱动能力≥2mA，在驱动2mA的负载电流时对地电压应≤0.4V。</w:t>
      </w:r>
    </w:p>
    <w:p w14:paraId="1810BC5C">
      <w:pPr>
        <w:ind w:firstLine="400"/>
        <w:rPr>
          <w:sz w:val="20"/>
        </w:rPr>
      </w:pPr>
      <w:r>
        <w:rPr>
          <w:sz w:val="20"/>
        </w:rPr>
        <w:t>注2：</w:t>
      </w:r>
      <w:r>
        <w:rPr>
          <w:rFonts w:hint="eastAsia"/>
          <w:sz w:val="20"/>
        </w:rPr>
        <w:t>VCC 电源带载 200mA 情况下</w:t>
      </w:r>
      <w:r>
        <w:rPr>
          <w:sz w:val="20"/>
        </w:rPr>
        <w:t>，VCC电源的纹波Vp-p应小于1‰。</w:t>
      </w:r>
    </w:p>
    <w:p w14:paraId="27D1C45C">
      <w:pPr>
        <w:ind w:firstLine="400"/>
        <w:rPr>
          <w:sz w:val="20"/>
        </w:rPr>
      </w:pPr>
      <w:r>
        <w:rPr>
          <w:sz w:val="20"/>
        </w:rPr>
        <w:t>注3：通信接口必须与强电隔离。</w:t>
      </w:r>
    </w:p>
    <w:p w14:paraId="6CB8C9F2">
      <w:pPr>
        <w:pStyle w:val="9"/>
        <w:spacing w:before="121"/>
        <w:ind w:firstLine="0" w:firstLineChars="0"/>
        <w:rPr>
          <w:rFonts w:ascii="黑体" w:eastAsia="黑体"/>
          <w:color w:val="000000" w:themeColor="text1"/>
          <w14:textFill>
            <w14:solidFill>
              <w14:schemeClr w14:val="tx1"/>
            </w14:solidFill>
          </w14:textFill>
        </w:rPr>
      </w:pPr>
      <w:r>
        <w:rPr>
          <w:rFonts w:ascii="黑体" w:eastAsia="黑体"/>
          <w:color w:val="000000" w:themeColor="text1"/>
          <w14:textFill>
            <w14:solidFill>
              <w14:schemeClr w14:val="tx1"/>
            </w14:solidFill>
          </w14:textFill>
        </w:rPr>
        <w:t>A.2.2</w:t>
      </w:r>
      <w:r>
        <w:rPr>
          <w:rFonts w:ascii="黑体" w:eastAsia="黑体"/>
          <w:color w:val="000000" w:themeColor="text1"/>
          <w:spacing w:val="5"/>
          <w14:textFill>
            <w14:solidFill>
              <w14:schemeClr w14:val="tx1"/>
            </w14:solidFill>
          </w14:textFill>
        </w:rPr>
        <w:t>通信单元载波接口定义</w:t>
      </w:r>
    </w:p>
    <w:p w14:paraId="681CC5EF">
      <w:pPr>
        <w:spacing w:line="560" w:lineRule="exact"/>
        <w:rPr>
          <w:rFonts w:ascii="宋体" w:hAnsi="宋体"/>
        </w:rPr>
      </w:pPr>
      <w:r>
        <w:rPr>
          <w:rFonts w:hint="eastAsia" w:ascii="宋体" w:hAnsi="宋体"/>
        </w:rPr>
        <w:t>通信模块采用2×4双排插针作为连接件，其接口管脚排列见图A.12，对应管脚定义见表A.2，协议转换单元接口采用2×4双排插座作为连接件。</w:t>
      </w:r>
    </w:p>
    <w:p w14:paraId="0E30B43A">
      <w:pPr>
        <w:topLinePunct/>
        <w:spacing w:after="240"/>
        <w:jc w:val="center"/>
        <w:rPr>
          <w:szCs w:val="21"/>
        </w:rPr>
      </w:pPr>
      <w:r>
        <w:object>
          <v:shape id="_x0000_i1025" o:spt="75" type="#_x0000_t75" style="height:138.5pt;width:151.5pt;" o:ole="t" filled="f" o:preferrelative="t" stroked="f" coordsize="21600,21600">
            <v:path/>
            <v:fill on="f" focussize="0,0"/>
            <v:stroke on="f" joinstyle="miter"/>
            <v:imagedata r:id="rId29" o:title=""/>
            <o:lock v:ext="edit" aspectratio="t"/>
            <w10:wrap type="none"/>
            <w10:anchorlock/>
          </v:shape>
          <o:OLEObject Type="Embed" ProgID="AutoCAD.Drawing.18" ShapeID="_x0000_i1025" DrawAspect="Content" ObjectID="_1468075725" r:id="rId28">
            <o:LockedField>false</o:LockedField>
          </o:OLEObject>
        </w:object>
      </w:r>
    </w:p>
    <w:p w14:paraId="1CC33140">
      <w:pPr>
        <w:pStyle w:val="30"/>
        <w:numPr>
          <w:ilvl w:val="1"/>
          <w:numId w:val="0"/>
        </w:numPr>
        <w:spacing w:before="120" w:after="120"/>
        <w:rPr>
          <w:rFonts w:ascii="Arial" w:hAnsi="Arial"/>
          <w:color w:val="000000" w:themeColor="text1"/>
          <w:sz w:val="20"/>
          <w:szCs w:val="20"/>
          <w14:textFill>
            <w14:solidFill>
              <w14:schemeClr w14:val="tx1"/>
            </w14:solidFill>
          </w14:textFill>
        </w:rPr>
      </w:pPr>
      <w:r>
        <w:rPr>
          <w:rFonts w:hint="eastAsia" w:ascii="Arial" w:hAnsi="Arial"/>
          <w:color w:val="000000" w:themeColor="text1"/>
          <w:sz w:val="20"/>
          <w:szCs w:val="20"/>
          <w14:textFill>
            <w14:solidFill>
              <w14:schemeClr w14:val="tx1"/>
            </w14:solidFill>
          </w14:textFill>
        </w:rPr>
        <w:t>图A.1</w:t>
      </w:r>
      <w:r>
        <w:rPr>
          <w:rFonts w:hint="eastAsia" w:ascii="Arial" w:hAnsi="Arial"/>
          <w:color w:val="000000" w:themeColor="text1"/>
          <w:sz w:val="20"/>
          <w:szCs w:val="20"/>
          <w:lang w:val="en-US" w:eastAsia="zh-CN"/>
          <w14:textFill>
            <w14:solidFill>
              <w14:schemeClr w14:val="tx1"/>
            </w14:solidFill>
          </w14:textFill>
        </w:rPr>
        <w:t>1</w:t>
      </w:r>
      <w:r>
        <w:rPr>
          <w:rFonts w:hint="eastAsia" w:ascii="Arial" w:hAnsi="Arial"/>
          <w:color w:val="000000" w:themeColor="text1"/>
          <w:sz w:val="20"/>
          <w:szCs w:val="20"/>
          <w14:textFill>
            <w14:solidFill>
              <w14:schemeClr w14:val="tx1"/>
            </w14:solidFill>
          </w14:textFill>
        </w:rPr>
        <w:t>　通信模块耦合接口示意图</w:t>
      </w:r>
    </w:p>
    <w:p w14:paraId="19A8A2C9">
      <w:pPr>
        <w:pStyle w:val="30"/>
        <w:numPr>
          <w:ilvl w:val="1"/>
          <w:numId w:val="0"/>
        </w:numPr>
        <w:spacing w:before="120" w:after="120"/>
        <w:rPr>
          <w:rFonts w:ascii="Arial" w:hAnsi="Arial"/>
          <w:color w:val="000000" w:themeColor="text1"/>
          <w:sz w:val="20"/>
          <w:szCs w:val="20"/>
          <w14:textFill>
            <w14:solidFill>
              <w14:schemeClr w14:val="tx1"/>
            </w14:solidFill>
          </w14:textFill>
        </w:rPr>
      </w:pPr>
      <w:r>
        <w:rPr>
          <w:rFonts w:hint="eastAsia" w:ascii="Arial" w:hAnsi="Arial"/>
          <w:color w:val="000000" w:themeColor="text1"/>
          <w:sz w:val="20"/>
          <w:szCs w:val="20"/>
          <w14:textFill>
            <w14:solidFill>
              <w14:schemeClr w14:val="tx1"/>
            </w14:solidFill>
          </w14:textFill>
        </w:rPr>
        <w:t xml:space="preserve">表A.2　 </w:t>
      </w:r>
      <w:r>
        <w:rPr>
          <w:rFonts w:hint="eastAsia"/>
        </w:rPr>
        <w:t>协议转换单元</w:t>
      </w:r>
      <w:r>
        <w:rPr>
          <w:rFonts w:hint="eastAsia" w:ascii="Arial" w:hAnsi="Arial"/>
          <w:color w:val="000000" w:themeColor="text1"/>
          <w:sz w:val="20"/>
          <w:szCs w:val="20"/>
          <w14:textFill>
            <w14:solidFill>
              <w14:schemeClr w14:val="tx1"/>
            </w14:solidFill>
          </w14:textFill>
        </w:rPr>
        <w:t>与通信模块耦合接口管脚定义说明</w:t>
      </w:r>
    </w:p>
    <w:tbl>
      <w:tblPr>
        <w:tblStyle w:val="19"/>
        <w:tblW w:w="957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1028"/>
        <w:gridCol w:w="1028"/>
        <w:gridCol w:w="1028"/>
        <w:gridCol w:w="1438"/>
        <w:gridCol w:w="3694"/>
      </w:tblGrid>
      <w:tr w14:paraId="22C9E5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3B682DAC">
            <w:pPr>
              <w:topLinePunct/>
              <w:ind w:firstLine="0" w:firstLineChars="0"/>
              <w:jc w:val="center"/>
              <w:rPr>
                <w:rFonts w:ascii="宋体" w:hAnsi="宋体"/>
                <w:sz w:val="18"/>
                <w:szCs w:val="18"/>
              </w:rPr>
            </w:pPr>
            <w:r>
              <w:rPr>
                <w:rFonts w:hint="eastAsia"/>
                <w:szCs w:val="21"/>
              </w:rPr>
              <w:t>协议转换单元</w:t>
            </w:r>
            <w:r>
              <w:rPr>
                <w:rFonts w:ascii="宋体" w:hAnsi="宋体"/>
                <w:sz w:val="18"/>
                <w:szCs w:val="18"/>
              </w:rPr>
              <w:t>接口管脚编号</w:t>
            </w:r>
          </w:p>
        </w:tc>
        <w:tc>
          <w:tcPr>
            <w:tcW w:w="1028" w:type="dxa"/>
            <w:vAlign w:val="center"/>
          </w:tcPr>
          <w:p w14:paraId="15C87DC9">
            <w:pPr>
              <w:topLinePunct/>
              <w:ind w:firstLine="0" w:firstLineChars="0"/>
              <w:jc w:val="center"/>
              <w:rPr>
                <w:rFonts w:ascii="宋体" w:hAnsi="宋体"/>
                <w:sz w:val="18"/>
                <w:szCs w:val="18"/>
              </w:rPr>
            </w:pPr>
            <w:r>
              <w:rPr>
                <w:rFonts w:ascii="宋体" w:hAnsi="宋体"/>
                <w:sz w:val="18"/>
                <w:szCs w:val="18"/>
              </w:rPr>
              <w:t>模块对应管脚编号</w:t>
            </w:r>
          </w:p>
        </w:tc>
        <w:tc>
          <w:tcPr>
            <w:tcW w:w="1028" w:type="dxa"/>
            <w:vAlign w:val="center"/>
          </w:tcPr>
          <w:p w14:paraId="64C87F9C">
            <w:pPr>
              <w:topLinePunct/>
              <w:ind w:firstLine="0" w:firstLineChars="0"/>
              <w:jc w:val="center"/>
              <w:rPr>
                <w:rFonts w:ascii="宋体" w:hAnsi="宋体"/>
                <w:sz w:val="18"/>
                <w:szCs w:val="18"/>
              </w:rPr>
            </w:pPr>
            <w:r>
              <w:rPr>
                <w:rFonts w:ascii="宋体" w:hAnsi="宋体"/>
                <w:sz w:val="18"/>
                <w:szCs w:val="18"/>
              </w:rPr>
              <w:t>信号</w:t>
            </w:r>
          </w:p>
          <w:p w14:paraId="629483D6">
            <w:pPr>
              <w:topLinePunct/>
              <w:ind w:firstLine="0" w:firstLineChars="0"/>
              <w:jc w:val="center"/>
              <w:rPr>
                <w:rFonts w:ascii="宋体" w:hAnsi="宋体"/>
                <w:sz w:val="18"/>
                <w:szCs w:val="18"/>
              </w:rPr>
            </w:pPr>
            <w:r>
              <w:rPr>
                <w:rFonts w:ascii="宋体" w:hAnsi="宋体"/>
                <w:sz w:val="18"/>
                <w:szCs w:val="18"/>
              </w:rPr>
              <w:t>类别</w:t>
            </w:r>
          </w:p>
        </w:tc>
        <w:tc>
          <w:tcPr>
            <w:tcW w:w="1028" w:type="dxa"/>
            <w:vAlign w:val="center"/>
          </w:tcPr>
          <w:p w14:paraId="02BEC1BC">
            <w:pPr>
              <w:topLinePunct/>
              <w:ind w:firstLine="0" w:firstLineChars="0"/>
              <w:jc w:val="center"/>
              <w:rPr>
                <w:rFonts w:ascii="宋体" w:hAnsi="宋体"/>
                <w:sz w:val="18"/>
                <w:szCs w:val="18"/>
              </w:rPr>
            </w:pPr>
            <w:r>
              <w:rPr>
                <w:rFonts w:ascii="宋体" w:hAnsi="宋体"/>
                <w:sz w:val="18"/>
                <w:szCs w:val="18"/>
              </w:rPr>
              <w:t>信号名称</w:t>
            </w:r>
          </w:p>
        </w:tc>
        <w:tc>
          <w:tcPr>
            <w:tcW w:w="1438" w:type="dxa"/>
            <w:vAlign w:val="center"/>
          </w:tcPr>
          <w:p w14:paraId="0930C5D2">
            <w:pPr>
              <w:topLinePunct/>
              <w:ind w:firstLine="0" w:firstLineChars="0"/>
              <w:jc w:val="center"/>
              <w:rPr>
                <w:rFonts w:ascii="宋体" w:hAnsi="宋体"/>
                <w:sz w:val="18"/>
                <w:szCs w:val="18"/>
              </w:rPr>
            </w:pPr>
            <w:r>
              <w:rPr>
                <w:rFonts w:ascii="宋体" w:hAnsi="宋体"/>
                <w:sz w:val="18"/>
                <w:szCs w:val="18"/>
              </w:rPr>
              <w:t>信号方向</w:t>
            </w:r>
            <w:r>
              <w:rPr>
                <w:rFonts w:ascii="宋体" w:hAnsi="宋体"/>
                <w:sz w:val="18"/>
                <w:szCs w:val="18"/>
              </w:rPr>
              <w:br w:type="textWrapping"/>
            </w:r>
            <w:r>
              <w:rPr>
                <w:rFonts w:ascii="宋体" w:hAnsi="宋体"/>
                <w:sz w:val="18"/>
                <w:szCs w:val="18"/>
              </w:rPr>
              <w:t>(针对模块)</w:t>
            </w:r>
          </w:p>
        </w:tc>
        <w:tc>
          <w:tcPr>
            <w:tcW w:w="3694" w:type="dxa"/>
            <w:vAlign w:val="center"/>
          </w:tcPr>
          <w:p w14:paraId="55CAA9BA">
            <w:pPr>
              <w:topLinePunct/>
              <w:ind w:firstLine="0" w:firstLineChars="0"/>
              <w:jc w:val="center"/>
              <w:rPr>
                <w:rFonts w:ascii="宋体" w:hAnsi="宋体"/>
                <w:sz w:val="18"/>
                <w:szCs w:val="18"/>
              </w:rPr>
            </w:pPr>
            <w:r>
              <w:rPr>
                <w:rFonts w:ascii="宋体" w:hAnsi="宋体"/>
                <w:sz w:val="18"/>
                <w:szCs w:val="18"/>
              </w:rPr>
              <w:t>说　　明</w:t>
            </w:r>
          </w:p>
        </w:tc>
      </w:tr>
      <w:tr w14:paraId="103A3B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1FFB67D7">
            <w:pPr>
              <w:topLinePunct/>
              <w:ind w:firstLine="0" w:firstLineChars="0"/>
              <w:jc w:val="center"/>
              <w:rPr>
                <w:rFonts w:ascii="宋体" w:hAnsi="宋体"/>
                <w:sz w:val="18"/>
                <w:szCs w:val="18"/>
              </w:rPr>
            </w:pPr>
            <w:r>
              <w:rPr>
                <w:rFonts w:ascii="宋体" w:hAnsi="宋体"/>
                <w:sz w:val="18"/>
                <w:szCs w:val="18"/>
              </w:rPr>
              <w:t>1、2</w:t>
            </w:r>
          </w:p>
        </w:tc>
        <w:tc>
          <w:tcPr>
            <w:tcW w:w="1028" w:type="dxa"/>
            <w:vAlign w:val="center"/>
          </w:tcPr>
          <w:p w14:paraId="14F916FA">
            <w:pPr>
              <w:topLinePunct/>
              <w:ind w:firstLine="0" w:firstLineChars="0"/>
              <w:jc w:val="center"/>
              <w:rPr>
                <w:rFonts w:ascii="宋体" w:hAnsi="宋体"/>
                <w:sz w:val="18"/>
                <w:szCs w:val="18"/>
              </w:rPr>
            </w:pPr>
            <w:r>
              <w:rPr>
                <w:rFonts w:ascii="宋体" w:hAnsi="宋体"/>
                <w:sz w:val="18"/>
                <w:szCs w:val="18"/>
              </w:rPr>
              <w:t>7、8</w:t>
            </w:r>
          </w:p>
        </w:tc>
        <w:tc>
          <w:tcPr>
            <w:tcW w:w="1028" w:type="dxa"/>
            <w:vAlign w:val="center"/>
          </w:tcPr>
          <w:p w14:paraId="5AE45DEA">
            <w:pPr>
              <w:topLinePunct/>
              <w:ind w:firstLine="0" w:firstLineChars="0"/>
              <w:jc w:val="center"/>
              <w:rPr>
                <w:rFonts w:ascii="宋体" w:hAnsi="宋体"/>
                <w:sz w:val="18"/>
                <w:szCs w:val="18"/>
              </w:rPr>
            </w:pPr>
            <w:r>
              <w:rPr>
                <w:rFonts w:ascii="宋体" w:hAnsi="宋体"/>
                <w:sz w:val="18"/>
                <w:szCs w:val="18"/>
              </w:rPr>
              <w:t>载波</w:t>
            </w:r>
          </w:p>
        </w:tc>
        <w:tc>
          <w:tcPr>
            <w:tcW w:w="1028" w:type="dxa"/>
            <w:vAlign w:val="center"/>
          </w:tcPr>
          <w:p w14:paraId="774EAD62">
            <w:pPr>
              <w:topLinePunct/>
              <w:ind w:firstLine="0" w:firstLineChars="0"/>
              <w:jc w:val="center"/>
              <w:rPr>
                <w:rFonts w:ascii="宋体" w:hAnsi="宋体"/>
                <w:sz w:val="18"/>
                <w:szCs w:val="18"/>
              </w:rPr>
            </w:pPr>
            <w:r>
              <w:rPr>
                <w:rFonts w:ascii="宋体" w:hAnsi="宋体"/>
                <w:sz w:val="18"/>
                <w:szCs w:val="18"/>
              </w:rPr>
              <w:t>L</w:t>
            </w:r>
          </w:p>
        </w:tc>
        <w:tc>
          <w:tcPr>
            <w:tcW w:w="1438" w:type="dxa"/>
            <w:vAlign w:val="center"/>
          </w:tcPr>
          <w:p w14:paraId="18DC96DE">
            <w:pPr>
              <w:topLinePunct/>
              <w:ind w:firstLine="0" w:firstLineChars="0"/>
              <w:jc w:val="center"/>
              <w:rPr>
                <w:rFonts w:ascii="宋体" w:hAnsi="宋体"/>
                <w:sz w:val="18"/>
                <w:szCs w:val="18"/>
              </w:rPr>
            </w:pPr>
          </w:p>
        </w:tc>
        <w:tc>
          <w:tcPr>
            <w:tcW w:w="3694" w:type="dxa"/>
            <w:vAlign w:val="center"/>
          </w:tcPr>
          <w:p w14:paraId="6F967C85">
            <w:pPr>
              <w:topLinePunct/>
              <w:ind w:firstLine="0" w:firstLineChars="0"/>
              <w:rPr>
                <w:rFonts w:ascii="宋体" w:hAnsi="宋体"/>
                <w:sz w:val="18"/>
                <w:szCs w:val="18"/>
              </w:rPr>
            </w:pPr>
            <w:r>
              <w:rPr>
                <w:rFonts w:ascii="宋体" w:hAnsi="宋体"/>
                <w:sz w:val="18"/>
                <w:szCs w:val="18"/>
              </w:rPr>
              <w:t>电网相线作为信号耦合接入端</w:t>
            </w:r>
          </w:p>
        </w:tc>
      </w:tr>
      <w:tr w14:paraId="312169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16589299">
            <w:pPr>
              <w:topLinePunct/>
              <w:ind w:firstLine="0" w:firstLineChars="0"/>
              <w:jc w:val="center"/>
              <w:rPr>
                <w:rFonts w:ascii="宋体" w:hAnsi="宋体"/>
                <w:sz w:val="18"/>
                <w:szCs w:val="18"/>
              </w:rPr>
            </w:pPr>
            <w:r>
              <w:rPr>
                <w:rFonts w:ascii="宋体" w:hAnsi="宋体"/>
                <w:sz w:val="18"/>
                <w:szCs w:val="18"/>
              </w:rPr>
              <w:t>3、4、</w:t>
            </w:r>
          </w:p>
          <w:p w14:paraId="068E3326">
            <w:pPr>
              <w:topLinePunct/>
              <w:ind w:firstLine="0" w:firstLineChars="0"/>
              <w:jc w:val="center"/>
              <w:rPr>
                <w:rFonts w:ascii="宋体" w:hAnsi="宋体"/>
                <w:sz w:val="18"/>
                <w:szCs w:val="18"/>
              </w:rPr>
            </w:pPr>
            <w:r>
              <w:rPr>
                <w:rFonts w:ascii="宋体" w:hAnsi="宋体"/>
                <w:sz w:val="18"/>
                <w:szCs w:val="18"/>
              </w:rPr>
              <w:t>5、6</w:t>
            </w:r>
          </w:p>
        </w:tc>
        <w:tc>
          <w:tcPr>
            <w:tcW w:w="1028" w:type="dxa"/>
            <w:vAlign w:val="center"/>
          </w:tcPr>
          <w:p w14:paraId="2CC5583C">
            <w:pPr>
              <w:topLinePunct/>
              <w:ind w:firstLine="0" w:firstLineChars="0"/>
              <w:jc w:val="center"/>
              <w:rPr>
                <w:rFonts w:ascii="宋体" w:hAnsi="宋体"/>
                <w:sz w:val="18"/>
                <w:szCs w:val="18"/>
              </w:rPr>
            </w:pPr>
            <w:r>
              <w:rPr>
                <w:rFonts w:ascii="宋体" w:hAnsi="宋体"/>
                <w:sz w:val="18"/>
                <w:szCs w:val="18"/>
              </w:rPr>
              <w:t>5、6、</w:t>
            </w:r>
          </w:p>
          <w:p w14:paraId="23CD44CD">
            <w:pPr>
              <w:topLinePunct/>
              <w:ind w:firstLine="0" w:firstLineChars="0"/>
              <w:jc w:val="center"/>
              <w:rPr>
                <w:rFonts w:ascii="宋体" w:hAnsi="宋体"/>
                <w:sz w:val="18"/>
                <w:szCs w:val="18"/>
              </w:rPr>
            </w:pPr>
            <w:r>
              <w:rPr>
                <w:rFonts w:ascii="宋体" w:hAnsi="宋体"/>
                <w:sz w:val="18"/>
                <w:szCs w:val="18"/>
              </w:rPr>
              <w:t>3、4</w:t>
            </w:r>
          </w:p>
        </w:tc>
        <w:tc>
          <w:tcPr>
            <w:tcW w:w="1028" w:type="dxa"/>
            <w:vAlign w:val="center"/>
          </w:tcPr>
          <w:p w14:paraId="78D6E0DB">
            <w:pPr>
              <w:topLinePunct/>
              <w:ind w:firstLine="0" w:firstLineChars="0"/>
              <w:jc w:val="center"/>
              <w:rPr>
                <w:rFonts w:ascii="宋体" w:hAnsi="宋体"/>
                <w:sz w:val="18"/>
                <w:szCs w:val="18"/>
              </w:rPr>
            </w:pPr>
            <w:r>
              <w:rPr>
                <w:rFonts w:ascii="宋体" w:hAnsi="宋体"/>
                <w:sz w:val="18"/>
                <w:szCs w:val="18"/>
              </w:rPr>
              <w:t>空</w:t>
            </w:r>
          </w:p>
        </w:tc>
        <w:tc>
          <w:tcPr>
            <w:tcW w:w="1028" w:type="dxa"/>
            <w:vAlign w:val="center"/>
          </w:tcPr>
          <w:p w14:paraId="5FFE7E9C">
            <w:pPr>
              <w:topLinePunct/>
              <w:ind w:firstLine="0" w:firstLineChars="0"/>
              <w:jc w:val="center"/>
              <w:rPr>
                <w:rFonts w:ascii="宋体" w:hAnsi="宋体"/>
                <w:sz w:val="18"/>
                <w:szCs w:val="18"/>
              </w:rPr>
            </w:pPr>
            <w:r>
              <w:rPr>
                <w:rFonts w:ascii="宋体" w:hAnsi="宋体"/>
                <w:sz w:val="18"/>
                <w:szCs w:val="18"/>
              </w:rPr>
              <w:t>空</w:t>
            </w:r>
          </w:p>
        </w:tc>
        <w:tc>
          <w:tcPr>
            <w:tcW w:w="1438" w:type="dxa"/>
            <w:vAlign w:val="center"/>
          </w:tcPr>
          <w:p w14:paraId="00949282">
            <w:pPr>
              <w:topLinePunct/>
              <w:ind w:firstLine="0" w:firstLineChars="0"/>
              <w:jc w:val="center"/>
              <w:rPr>
                <w:rFonts w:ascii="宋体" w:hAnsi="宋体"/>
                <w:sz w:val="18"/>
                <w:szCs w:val="18"/>
              </w:rPr>
            </w:pPr>
          </w:p>
        </w:tc>
        <w:tc>
          <w:tcPr>
            <w:tcW w:w="3694" w:type="dxa"/>
            <w:vAlign w:val="center"/>
          </w:tcPr>
          <w:p w14:paraId="0EAA9A93">
            <w:pPr>
              <w:topLinePunct/>
              <w:ind w:firstLine="0" w:firstLineChars="0"/>
              <w:rPr>
                <w:rFonts w:ascii="宋体" w:hAnsi="宋体"/>
                <w:sz w:val="18"/>
                <w:szCs w:val="18"/>
              </w:rPr>
            </w:pPr>
            <w:r>
              <w:rPr>
                <w:rFonts w:ascii="宋体" w:hAnsi="宋体"/>
                <w:sz w:val="18"/>
                <w:szCs w:val="18"/>
              </w:rPr>
              <w:t>空引脚，PCB无焊盘设计，连接件对应位置无插针，用于增加安全间距，提高绝缘性能。</w:t>
            </w:r>
          </w:p>
        </w:tc>
      </w:tr>
      <w:tr w14:paraId="350BF8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7E344A3B">
            <w:pPr>
              <w:topLinePunct/>
              <w:ind w:firstLine="0" w:firstLineChars="0"/>
              <w:jc w:val="center"/>
              <w:rPr>
                <w:rFonts w:ascii="宋体" w:hAnsi="宋体"/>
                <w:sz w:val="18"/>
                <w:szCs w:val="18"/>
              </w:rPr>
            </w:pPr>
            <w:r>
              <w:rPr>
                <w:rFonts w:ascii="宋体" w:hAnsi="宋体"/>
                <w:sz w:val="18"/>
                <w:szCs w:val="18"/>
              </w:rPr>
              <w:t>7、8</w:t>
            </w:r>
          </w:p>
        </w:tc>
        <w:tc>
          <w:tcPr>
            <w:tcW w:w="1028" w:type="dxa"/>
            <w:vAlign w:val="center"/>
          </w:tcPr>
          <w:p w14:paraId="2EAABF2F">
            <w:pPr>
              <w:topLinePunct/>
              <w:ind w:firstLine="0" w:firstLineChars="0"/>
              <w:jc w:val="center"/>
              <w:rPr>
                <w:rFonts w:ascii="宋体" w:hAnsi="宋体"/>
                <w:sz w:val="18"/>
                <w:szCs w:val="18"/>
              </w:rPr>
            </w:pPr>
            <w:r>
              <w:rPr>
                <w:rFonts w:ascii="宋体" w:hAnsi="宋体"/>
                <w:sz w:val="18"/>
                <w:szCs w:val="18"/>
              </w:rPr>
              <w:t>1、2</w:t>
            </w:r>
          </w:p>
        </w:tc>
        <w:tc>
          <w:tcPr>
            <w:tcW w:w="1028" w:type="dxa"/>
            <w:vAlign w:val="center"/>
          </w:tcPr>
          <w:p w14:paraId="486A6F23">
            <w:pPr>
              <w:topLinePunct/>
              <w:ind w:firstLine="0" w:firstLineChars="0"/>
              <w:jc w:val="center"/>
              <w:rPr>
                <w:rFonts w:ascii="宋体" w:hAnsi="宋体"/>
                <w:sz w:val="18"/>
                <w:szCs w:val="18"/>
              </w:rPr>
            </w:pPr>
            <w:r>
              <w:rPr>
                <w:rFonts w:ascii="宋体" w:hAnsi="宋体"/>
                <w:sz w:val="18"/>
                <w:szCs w:val="18"/>
              </w:rPr>
              <w:t>载波</w:t>
            </w:r>
          </w:p>
        </w:tc>
        <w:tc>
          <w:tcPr>
            <w:tcW w:w="1028" w:type="dxa"/>
            <w:vAlign w:val="center"/>
          </w:tcPr>
          <w:p w14:paraId="31FAD8DA">
            <w:pPr>
              <w:topLinePunct/>
              <w:ind w:firstLine="0" w:firstLineChars="0"/>
              <w:jc w:val="center"/>
              <w:rPr>
                <w:rFonts w:ascii="宋体" w:hAnsi="宋体"/>
                <w:sz w:val="18"/>
                <w:szCs w:val="18"/>
              </w:rPr>
            </w:pPr>
            <w:r>
              <w:rPr>
                <w:rFonts w:ascii="宋体" w:hAnsi="宋体"/>
                <w:sz w:val="18"/>
                <w:szCs w:val="18"/>
              </w:rPr>
              <w:t>N</w:t>
            </w:r>
          </w:p>
        </w:tc>
        <w:tc>
          <w:tcPr>
            <w:tcW w:w="1438" w:type="dxa"/>
            <w:vAlign w:val="center"/>
          </w:tcPr>
          <w:p w14:paraId="0971AD68">
            <w:pPr>
              <w:topLinePunct/>
              <w:ind w:firstLine="0" w:firstLineChars="0"/>
              <w:jc w:val="center"/>
              <w:rPr>
                <w:rFonts w:ascii="宋体" w:hAnsi="宋体"/>
                <w:sz w:val="18"/>
                <w:szCs w:val="18"/>
              </w:rPr>
            </w:pPr>
          </w:p>
        </w:tc>
        <w:tc>
          <w:tcPr>
            <w:tcW w:w="3694" w:type="dxa"/>
            <w:vAlign w:val="center"/>
          </w:tcPr>
          <w:p w14:paraId="27473A56">
            <w:pPr>
              <w:topLinePunct/>
              <w:ind w:firstLine="0" w:firstLineChars="0"/>
              <w:rPr>
                <w:rFonts w:ascii="宋体" w:hAnsi="宋体"/>
                <w:sz w:val="18"/>
                <w:szCs w:val="18"/>
              </w:rPr>
            </w:pPr>
            <w:r>
              <w:rPr>
                <w:rFonts w:ascii="宋体" w:hAnsi="宋体"/>
                <w:sz w:val="18"/>
                <w:szCs w:val="18"/>
              </w:rPr>
              <w:t>电网中性线作为信号耦合接入端</w:t>
            </w:r>
          </w:p>
        </w:tc>
      </w:tr>
    </w:tbl>
    <w:p w14:paraId="5B6FAF11">
      <w:pPr>
        <w:rPr>
          <w:szCs w:val="21"/>
        </w:rPr>
      </w:pPr>
    </w:p>
    <w:p w14:paraId="784F6B0D">
      <w:pPr>
        <w:pStyle w:val="9"/>
        <w:spacing w:before="121"/>
        <w:ind w:firstLine="0" w:firstLineChars="0"/>
        <w:outlineLvl w:val="1"/>
        <w:rPr>
          <w:rFonts w:ascii="黑体" w:hAnsi="Times New Roman" w:eastAsia="黑体" w:cs="宋体"/>
          <w:color w:val="000000" w:themeColor="text1"/>
          <w14:textFill>
            <w14:solidFill>
              <w14:schemeClr w14:val="tx1"/>
            </w14:solidFill>
          </w14:textFill>
        </w:rPr>
      </w:pPr>
      <w:r>
        <w:rPr>
          <w:rFonts w:hint="eastAsia" w:ascii="黑体" w:hAnsi="Times New Roman" w:eastAsia="黑体" w:cs="宋体"/>
          <w:color w:val="000000" w:themeColor="text1"/>
          <w14:textFill>
            <w14:solidFill>
              <w14:schemeClr w14:val="tx1"/>
            </w14:solidFill>
          </w14:textFill>
        </w:rPr>
        <w:t xml:space="preserve">A.3 </w:t>
      </w:r>
      <w:r>
        <w:rPr>
          <w:rFonts w:ascii="黑体" w:hAnsi="Times New Roman" w:eastAsia="黑体" w:cs="宋体"/>
          <w:color w:val="000000" w:themeColor="text1"/>
          <w14:textFill>
            <w14:solidFill>
              <w14:schemeClr w14:val="tx1"/>
            </w14:solidFill>
          </w14:textFill>
        </w:rPr>
        <w:t>RJ45 接口管脚定义</w:t>
      </w:r>
      <w:bookmarkEnd w:id="408"/>
      <w:bookmarkEnd w:id="409"/>
    </w:p>
    <w:p w14:paraId="05D9E4DE">
      <w:pPr>
        <w:spacing w:line="560" w:lineRule="exact"/>
        <w:rPr>
          <w:rFonts w:ascii="宋体" w:hAnsi="宋体"/>
        </w:rPr>
      </w:pPr>
      <w:r>
        <w:rPr>
          <w:rFonts w:hint="eastAsia" w:ascii="宋体" w:hAnsi="宋体"/>
        </w:rPr>
        <w:t>RJ45 接口管脚编号见图 A.13。</w:t>
      </w:r>
    </w:p>
    <w:p w14:paraId="22A2DDD2">
      <w:pPr>
        <w:pStyle w:val="18"/>
        <w:ind w:firstLine="0" w:firstLineChars="0"/>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3204210" cy="1866900"/>
            <wp:effectExtent l="0" t="0" r="11430" b="7620"/>
            <wp:docPr id="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8.png"/>
                    <pic:cNvPicPr>
                      <a:picLocks noChangeAspect="1"/>
                    </pic:cNvPicPr>
                  </pic:nvPicPr>
                  <pic:blipFill>
                    <a:blip r:embed="rId30" cstate="print"/>
                    <a:stretch>
                      <a:fillRect/>
                    </a:stretch>
                  </pic:blipFill>
                  <pic:spPr>
                    <a:xfrm>
                      <a:off x="0" y="0"/>
                      <a:ext cx="3204784" cy="1866900"/>
                    </a:xfrm>
                    <a:prstGeom prst="rect">
                      <a:avLst/>
                    </a:prstGeom>
                  </pic:spPr>
                </pic:pic>
              </a:graphicData>
            </a:graphic>
          </wp:inline>
        </w:drawing>
      </w:r>
    </w:p>
    <w:p w14:paraId="5F933AE7">
      <w:pPr>
        <w:pStyle w:val="7"/>
        <w:rPr>
          <w:color w:val="000000" w:themeColor="text1"/>
          <w14:textFill>
            <w14:solidFill>
              <w14:schemeClr w14:val="tx1"/>
            </w14:solidFill>
          </w14:textFill>
        </w:rPr>
      </w:pPr>
      <w:r>
        <w:rPr>
          <w:color w:val="000000" w:themeColor="text1"/>
          <w14:textFill>
            <w14:solidFill>
              <w14:schemeClr w14:val="tx1"/>
            </w14:solidFill>
          </w14:textFill>
        </w:rPr>
        <w:t>图 A.1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 xml:space="preserve"> RJ45 接口示意图</w:t>
      </w:r>
    </w:p>
    <w:p w14:paraId="70265E67">
      <w:pPr>
        <w:spacing w:line="560" w:lineRule="exact"/>
        <w:rPr>
          <w:rFonts w:ascii="宋体" w:hAnsi="宋体"/>
        </w:rPr>
      </w:pPr>
      <w:r>
        <w:rPr>
          <w:rFonts w:hint="eastAsia" w:ascii="宋体" w:hAnsi="宋体"/>
        </w:rPr>
        <w:t>RJ45 接口管脚定义见表 A.4。</w:t>
      </w:r>
    </w:p>
    <w:p w14:paraId="616B0F07">
      <w:pPr>
        <w:pStyle w:val="7"/>
        <w:rPr>
          <w:color w:val="000000" w:themeColor="text1"/>
          <w14:textFill>
            <w14:solidFill>
              <w14:schemeClr w14:val="tx1"/>
            </w14:solidFill>
          </w14:textFill>
        </w:rPr>
      </w:pPr>
      <w:r>
        <w:rPr>
          <w:color w:val="000000" w:themeColor="text1"/>
          <w14:textFill>
            <w14:solidFill>
              <w14:schemeClr w14:val="tx1"/>
            </w14:solidFill>
          </w14:textFill>
        </w:rPr>
        <w:t>表 A.4 RJ45I 和 RJ45Ⅱ接口定义说明</w:t>
      </w:r>
    </w:p>
    <w:tbl>
      <w:tblPr>
        <w:tblStyle w:val="19"/>
        <w:tblW w:w="0" w:type="auto"/>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2"/>
        <w:gridCol w:w="949"/>
        <w:gridCol w:w="951"/>
        <w:gridCol w:w="1200"/>
        <w:gridCol w:w="3970"/>
      </w:tblGrid>
      <w:tr w14:paraId="24101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86" w:hRule="atLeast"/>
        </w:trPr>
        <w:tc>
          <w:tcPr>
            <w:tcW w:w="1332" w:type="dxa"/>
            <w:vAlign w:val="center"/>
          </w:tcPr>
          <w:p w14:paraId="6E7BC2E3">
            <w:pPr>
              <w:pStyle w:val="24"/>
              <w:spacing w:line="240" w:lineRule="auto"/>
              <w:ind w:firstLine="0" w:firstLineChars="0"/>
              <w:jc w:val="center"/>
              <w:rPr>
                <w:b/>
                <w:bCs/>
                <w:color w:val="000000" w:themeColor="text1"/>
                <w:sz w:val="18"/>
                <w14:textFill>
                  <w14:solidFill>
                    <w14:schemeClr w14:val="tx1"/>
                  </w14:solidFill>
                </w14:textFill>
              </w:rPr>
            </w:pPr>
            <w:r>
              <w:rPr>
                <w:rFonts w:hint="eastAsia"/>
                <w:b/>
                <w:bCs/>
                <w:color w:val="000000" w:themeColor="text1"/>
                <w:spacing w:val="-2"/>
                <w:sz w:val="18"/>
                <w14:textFill>
                  <w14:solidFill>
                    <w14:schemeClr w14:val="tx1"/>
                  </w14:solidFill>
                </w14:textFill>
              </w:rPr>
              <w:t>协议转换单元</w:t>
            </w:r>
            <w:r>
              <w:rPr>
                <w:b/>
                <w:bCs/>
                <w:color w:val="000000" w:themeColor="text1"/>
                <w:spacing w:val="-2"/>
                <w:sz w:val="18"/>
                <w14:textFill>
                  <w14:solidFill>
                    <w14:schemeClr w14:val="tx1"/>
                  </w14:solidFill>
                </w14:textFill>
              </w:rPr>
              <w:t>逆变器</w:t>
            </w:r>
            <w:r>
              <w:rPr>
                <w:b/>
                <w:bCs/>
                <w:color w:val="000000" w:themeColor="text1"/>
                <w:spacing w:val="-9"/>
                <w:sz w:val="18"/>
                <w14:textFill>
                  <w14:solidFill>
                    <w14:schemeClr w14:val="tx1"/>
                  </w14:solidFill>
                </w14:textFill>
              </w:rPr>
              <w:t xml:space="preserve">接口 </w:t>
            </w:r>
            <w:r>
              <w:rPr>
                <w:rFonts w:ascii="Times New Roman" w:eastAsia="Times New Roman"/>
                <w:b/>
                <w:bCs/>
                <w:color w:val="000000" w:themeColor="text1"/>
                <w:sz w:val="18"/>
                <w14:textFill>
                  <w14:solidFill>
                    <w14:schemeClr w14:val="tx1"/>
                  </w14:solidFill>
                </w14:textFill>
              </w:rPr>
              <w:t xml:space="preserve">RJ45 </w:t>
            </w:r>
            <w:r>
              <w:rPr>
                <w:b/>
                <w:bCs/>
                <w:color w:val="000000" w:themeColor="text1"/>
                <w:sz w:val="18"/>
                <w14:textFill>
                  <w14:solidFill>
                    <w14:schemeClr w14:val="tx1"/>
                  </w14:solidFill>
                </w14:textFill>
              </w:rPr>
              <w:t>管</w:t>
            </w:r>
            <w:r>
              <w:rPr>
                <w:b/>
                <w:bCs/>
                <w:color w:val="000000" w:themeColor="text1"/>
                <w:spacing w:val="-4"/>
                <w:sz w:val="18"/>
                <w14:textFill>
                  <w14:solidFill>
                    <w14:schemeClr w14:val="tx1"/>
                  </w14:solidFill>
                </w14:textFill>
              </w:rPr>
              <w:t>脚编号</w:t>
            </w:r>
          </w:p>
        </w:tc>
        <w:tc>
          <w:tcPr>
            <w:tcW w:w="949" w:type="dxa"/>
            <w:vAlign w:val="center"/>
          </w:tcPr>
          <w:p w14:paraId="0FEEC559">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6"/>
                <w:sz w:val="18"/>
                <w14:textFill>
                  <w14:solidFill>
                    <w14:schemeClr w14:val="tx1"/>
                  </w14:solidFill>
                </w14:textFill>
              </w:rPr>
              <w:t>信号</w:t>
            </w:r>
            <w:r>
              <w:rPr>
                <w:b/>
                <w:bCs/>
                <w:color w:val="000000" w:themeColor="text1"/>
                <w:spacing w:val="-5"/>
                <w:sz w:val="18"/>
                <w14:textFill>
                  <w14:solidFill>
                    <w14:schemeClr w14:val="tx1"/>
                  </w14:solidFill>
                </w14:textFill>
              </w:rPr>
              <w:t>类别</w:t>
            </w:r>
          </w:p>
        </w:tc>
        <w:tc>
          <w:tcPr>
            <w:tcW w:w="951" w:type="dxa"/>
            <w:vAlign w:val="center"/>
          </w:tcPr>
          <w:p w14:paraId="69FF1296">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3"/>
                <w:sz w:val="18"/>
                <w14:textFill>
                  <w14:solidFill>
                    <w14:schemeClr w14:val="tx1"/>
                  </w14:solidFill>
                </w14:textFill>
              </w:rPr>
              <w:t>信号名称</w:t>
            </w:r>
          </w:p>
        </w:tc>
        <w:tc>
          <w:tcPr>
            <w:tcW w:w="1200" w:type="dxa"/>
            <w:vAlign w:val="center"/>
          </w:tcPr>
          <w:p w14:paraId="14719E37">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3"/>
                <w:sz w:val="18"/>
                <w14:textFill>
                  <w14:solidFill>
                    <w14:schemeClr w14:val="tx1"/>
                  </w14:solidFill>
                </w14:textFill>
              </w:rPr>
              <w:t>信号方向</w:t>
            </w:r>
          </w:p>
          <w:p w14:paraId="7DF74F35">
            <w:pPr>
              <w:pStyle w:val="24"/>
              <w:spacing w:line="240" w:lineRule="auto"/>
              <w:ind w:firstLine="0" w:firstLineChars="0"/>
              <w:jc w:val="center"/>
              <w:rPr>
                <w:rFonts w:ascii="Times New Roman" w:eastAsia="Times New Roman"/>
                <w:b/>
                <w:bCs/>
                <w:color w:val="000000" w:themeColor="text1"/>
                <w:sz w:val="18"/>
                <w14:textFill>
                  <w14:solidFill>
                    <w14:schemeClr w14:val="tx1"/>
                  </w14:solidFill>
                </w14:textFill>
              </w:rPr>
            </w:pPr>
            <w:r>
              <w:rPr>
                <w:rFonts w:ascii="Times New Roman" w:eastAsia="Times New Roman"/>
                <w:b/>
                <w:bCs/>
                <w:color w:val="000000" w:themeColor="text1"/>
                <w:spacing w:val="-2"/>
                <w:sz w:val="18"/>
                <w14:textFill>
                  <w14:solidFill>
                    <w14:schemeClr w14:val="tx1"/>
                  </w14:solidFill>
                </w14:textFill>
              </w:rPr>
              <w:t>(</w:t>
            </w:r>
            <w:r>
              <w:rPr>
                <w:b/>
                <w:bCs/>
                <w:color w:val="000000" w:themeColor="text1"/>
                <w:spacing w:val="-2"/>
                <w:sz w:val="18"/>
                <w14:textFill>
                  <w14:solidFill>
                    <w14:schemeClr w14:val="tx1"/>
                  </w14:solidFill>
                </w14:textFill>
              </w:rPr>
              <w:t>针对</w:t>
            </w:r>
            <w:r>
              <w:rPr>
                <w:rFonts w:hint="eastAsia"/>
                <w:b/>
                <w:bCs/>
                <w:color w:val="000000" w:themeColor="text1"/>
                <w:spacing w:val="-2"/>
                <w:sz w:val="18"/>
                <w14:textFill>
                  <w14:solidFill>
                    <w14:schemeClr w14:val="tx1"/>
                  </w14:solidFill>
                </w14:textFill>
              </w:rPr>
              <w:t>协议转换单元</w:t>
            </w:r>
            <w:r>
              <w:rPr>
                <w:rFonts w:ascii="Times New Roman" w:eastAsia="Times New Roman"/>
                <w:b/>
                <w:bCs/>
                <w:color w:val="000000" w:themeColor="text1"/>
                <w:spacing w:val="-2"/>
                <w:sz w:val="18"/>
                <w14:textFill>
                  <w14:solidFill>
                    <w14:schemeClr w14:val="tx1"/>
                  </w14:solidFill>
                </w14:textFill>
              </w:rPr>
              <w:t>)</w:t>
            </w:r>
          </w:p>
        </w:tc>
        <w:tc>
          <w:tcPr>
            <w:tcW w:w="3970" w:type="dxa"/>
            <w:vAlign w:val="center"/>
          </w:tcPr>
          <w:p w14:paraId="6A9D4B63">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5"/>
                <w:sz w:val="18"/>
                <w14:textFill>
                  <w14:solidFill>
                    <w14:schemeClr w14:val="tx1"/>
                  </w14:solidFill>
                </w14:textFill>
              </w:rPr>
              <w:t>说明</w:t>
            </w:r>
          </w:p>
        </w:tc>
      </w:tr>
      <w:tr w14:paraId="18736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332" w:type="dxa"/>
            <w:vAlign w:val="center"/>
          </w:tcPr>
          <w:p w14:paraId="7556666A">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1</w:t>
            </w:r>
          </w:p>
        </w:tc>
        <w:tc>
          <w:tcPr>
            <w:tcW w:w="949" w:type="dxa"/>
            <w:vAlign w:val="center"/>
          </w:tcPr>
          <w:p w14:paraId="27FFF484">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信号</w:t>
            </w:r>
          </w:p>
        </w:tc>
        <w:tc>
          <w:tcPr>
            <w:tcW w:w="951" w:type="dxa"/>
            <w:vAlign w:val="center"/>
          </w:tcPr>
          <w:p w14:paraId="72756814">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2"/>
                <w:sz w:val="18"/>
                <w14:textFill>
                  <w14:solidFill>
                    <w14:schemeClr w14:val="tx1"/>
                  </w14:solidFill>
                </w14:textFill>
              </w:rPr>
              <w:t>485A1</w:t>
            </w:r>
          </w:p>
        </w:tc>
        <w:tc>
          <w:tcPr>
            <w:tcW w:w="1200" w:type="dxa"/>
            <w:vMerge w:val="restart"/>
            <w:vAlign w:val="center"/>
          </w:tcPr>
          <w:p w14:paraId="55089D43">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差分信号</w:t>
            </w:r>
          </w:p>
        </w:tc>
        <w:tc>
          <w:tcPr>
            <w:tcW w:w="3970" w:type="dxa"/>
            <w:vMerge w:val="restart"/>
            <w:vAlign w:val="center"/>
          </w:tcPr>
          <w:p w14:paraId="57C00583">
            <w:pPr>
              <w:pStyle w:val="24"/>
              <w:spacing w:line="240" w:lineRule="auto"/>
              <w:ind w:left="105" w:leftChars="50" w:firstLine="0" w:firstLineChars="0"/>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通过转接线配件连接</w:t>
            </w:r>
            <w:r>
              <w:rPr>
                <w:rFonts w:hint="eastAsia"/>
                <w:color w:val="000000" w:themeColor="text1"/>
                <w:spacing w:val="-1"/>
                <w:sz w:val="18"/>
                <w14:textFill>
                  <w14:solidFill>
                    <w14:schemeClr w14:val="tx1"/>
                  </w14:solidFill>
                </w14:textFill>
              </w:rPr>
              <w:t>分布式电源</w:t>
            </w:r>
            <w:r>
              <w:rPr>
                <w:color w:val="000000" w:themeColor="text1"/>
                <w:spacing w:val="-1"/>
                <w:sz w:val="18"/>
                <w14:textFill>
                  <w14:solidFill>
                    <w14:schemeClr w14:val="tx1"/>
                  </w14:solidFill>
                </w14:textFill>
              </w:rPr>
              <w:t>。</w:t>
            </w:r>
          </w:p>
        </w:tc>
      </w:tr>
      <w:tr w14:paraId="4D575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332" w:type="dxa"/>
            <w:vAlign w:val="center"/>
          </w:tcPr>
          <w:p w14:paraId="2CD785AC">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2</w:t>
            </w:r>
          </w:p>
        </w:tc>
        <w:tc>
          <w:tcPr>
            <w:tcW w:w="949" w:type="dxa"/>
            <w:vAlign w:val="center"/>
          </w:tcPr>
          <w:p w14:paraId="3CF9D2C3">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信号</w:t>
            </w:r>
          </w:p>
        </w:tc>
        <w:tc>
          <w:tcPr>
            <w:tcW w:w="951" w:type="dxa"/>
            <w:vAlign w:val="center"/>
          </w:tcPr>
          <w:p w14:paraId="0048ECFD">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2"/>
                <w:sz w:val="18"/>
                <w14:textFill>
                  <w14:solidFill>
                    <w14:schemeClr w14:val="tx1"/>
                  </w14:solidFill>
                </w14:textFill>
              </w:rPr>
              <w:t>485B1</w:t>
            </w:r>
          </w:p>
        </w:tc>
        <w:tc>
          <w:tcPr>
            <w:tcW w:w="1200" w:type="dxa"/>
            <w:vMerge w:val="continue"/>
            <w:tcBorders>
              <w:top w:val="nil"/>
            </w:tcBorders>
            <w:vAlign w:val="center"/>
          </w:tcPr>
          <w:p w14:paraId="0078CA05">
            <w:pPr>
              <w:spacing w:line="240" w:lineRule="auto"/>
              <w:ind w:firstLine="0" w:firstLineChars="0"/>
              <w:jc w:val="center"/>
              <w:rPr>
                <w:color w:val="000000" w:themeColor="text1"/>
                <w:sz w:val="2"/>
                <w:szCs w:val="2"/>
                <w14:textFill>
                  <w14:solidFill>
                    <w14:schemeClr w14:val="tx1"/>
                  </w14:solidFill>
                </w14:textFill>
              </w:rPr>
            </w:pPr>
          </w:p>
        </w:tc>
        <w:tc>
          <w:tcPr>
            <w:tcW w:w="3970" w:type="dxa"/>
            <w:vMerge w:val="continue"/>
            <w:tcBorders>
              <w:top w:val="nil"/>
            </w:tcBorders>
            <w:vAlign w:val="center"/>
          </w:tcPr>
          <w:p w14:paraId="2A97AEE4">
            <w:pPr>
              <w:spacing w:line="240" w:lineRule="auto"/>
              <w:ind w:left="105" w:leftChars="50" w:firstLine="0" w:firstLineChars="0"/>
              <w:rPr>
                <w:color w:val="000000" w:themeColor="text1"/>
                <w:sz w:val="2"/>
                <w:szCs w:val="2"/>
                <w14:textFill>
                  <w14:solidFill>
                    <w14:schemeClr w14:val="tx1"/>
                  </w14:solidFill>
                </w14:textFill>
              </w:rPr>
            </w:pPr>
          </w:p>
        </w:tc>
      </w:tr>
      <w:tr w14:paraId="5F74E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332" w:type="dxa"/>
            <w:vAlign w:val="center"/>
          </w:tcPr>
          <w:p w14:paraId="76CD5F66">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3</w:t>
            </w:r>
          </w:p>
        </w:tc>
        <w:tc>
          <w:tcPr>
            <w:tcW w:w="949" w:type="dxa"/>
            <w:vAlign w:val="center"/>
          </w:tcPr>
          <w:p w14:paraId="183BB85C">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信号</w:t>
            </w:r>
          </w:p>
        </w:tc>
        <w:tc>
          <w:tcPr>
            <w:tcW w:w="951" w:type="dxa"/>
            <w:vAlign w:val="center"/>
          </w:tcPr>
          <w:p w14:paraId="4297CD20">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2"/>
                <w:sz w:val="18"/>
                <w14:textFill>
                  <w14:solidFill>
                    <w14:schemeClr w14:val="tx1"/>
                  </w14:solidFill>
                </w14:textFill>
              </w:rPr>
              <w:t>485A2</w:t>
            </w:r>
          </w:p>
        </w:tc>
        <w:tc>
          <w:tcPr>
            <w:tcW w:w="1200" w:type="dxa"/>
            <w:vMerge w:val="restart"/>
            <w:vAlign w:val="center"/>
          </w:tcPr>
          <w:p w14:paraId="70C415F3">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差分信号</w:t>
            </w:r>
          </w:p>
        </w:tc>
        <w:tc>
          <w:tcPr>
            <w:tcW w:w="3970" w:type="dxa"/>
            <w:vMerge w:val="restart"/>
            <w:vAlign w:val="center"/>
          </w:tcPr>
          <w:p w14:paraId="38C90344">
            <w:pPr>
              <w:pStyle w:val="24"/>
              <w:spacing w:line="240" w:lineRule="auto"/>
              <w:ind w:left="105" w:leftChars="50" w:firstLine="0" w:firstLineChars="0"/>
              <w:rPr>
                <w:color w:val="000000" w:themeColor="text1"/>
                <w:sz w:val="18"/>
                <w14:textFill>
                  <w14:solidFill>
                    <w14:schemeClr w14:val="tx1"/>
                  </w14:solidFill>
                </w14:textFill>
              </w:rPr>
            </w:pPr>
            <w:r>
              <w:rPr>
                <w:color w:val="000000" w:themeColor="text1"/>
                <w:spacing w:val="-1"/>
                <w:sz w:val="18"/>
                <w14:textFill>
                  <w14:solidFill>
                    <w14:schemeClr w14:val="tx1"/>
                  </w14:solidFill>
                </w14:textFill>
              </w:rPr>
              <w:t>通过转接线配件连接厂家采集器。</w:t>
            </w:r>
          </w:p>
        </w:tc>
      </w:tr>
      <w:tr w14:paraId="622FE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332" w:type="dxa"/>
            <w:vAlign w:val="center"/>
          </w:tcPr>
          <w:p w14:paraId="64088F28">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4</w:t>
            </w:r>
          </w:p>
        </w:tc>
        <w:tc>
          <w:tcPr>
            <w:tcW w:w="949" w:type="dxa"/>
            <w:vAlign w:val="center"/>
          </w:tcPr>
          <w:p w14:paraId="60667B9E">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信号</w:t>
            </w:r>
          </w:p>
        </w:tc>
        <w:tc>
          <w:tcPr>
            <w:tcW w:w="951" w:type="dxa"/>
            <w:vAlign w:val="center"/>
          </w:tcPr>
          <w:p w14:paraId="77E4A461">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2"/>
                <w:sz w:val="18"/>
                <w14:textFill>
                  <w14:solidFill>
                    <w14:schemeClr w14:val="tx1"/>
                  </w14:solidFill>
                </w14:textFill>
              </w:rPr>
              <w:t>485B2</w:t>
            </w:r>
          </w:p>
        </w:tc>
        <w:tc>
          <w:tcPr>
            <w:tcW w:w="1200" w:type="dxa"/>
            <w:vMerge w:val="continue"/>
            <w:tcBorders>
              <w:top w:val="nil"/>
            </w:tcBorders>
            <w:vAlign w:val="center"/>
          </w:tcPr>
          <w:p w14:paraId="0B4E5D32">
            <w:pPr>
              <w:spacing w:line="240" w:lineRule="auto"/>
              <w:ind w:firstLine="0" w:firstLineChars="0"/>
              <w:jc w:val="center"/>
              <w:rPr>
                <w:color w:val="000000" w:themeColor="text1"/>
                <w:sz w:val="2"/>
                <w:szCs w:val="2"/>
                <w14:textFill>
                  <w14:solidFill>
                    <w14:schemeClr w14:val="tx1"/>
                  </w14:solidFill>
                </w14:textFill>
              </w:rPr>
            </w:pPr>
          </w:p>
        </w:tc>
        <w:tc>
          <w:tcPr>
            <w:tcW w:w="3970" w:type="dxa"/>
            <w:vMerge w:val="continue"/>
            <w:tcBorders>
              <w:top w:val="nil"/>
            </w:tcBorders>
            <w:vAlign w:val="center"/>
          </w:tcPr>
          <w:p w14:paraId="373D5137">
            <w:pPr>
              <w:spacing w:line="240" w:lineRule="auto"/>
              <w:ind w:left="105" w:leftChars="50" w:firstLine="0" w:firstLineChars="0"/>
              <w:rPr>
                <w:color w:val="000000" w:themeColor="text1"/>
                <w:sz w:val="2"/>
                <w:szCs w:val="2"/>
                <w14:textFill>
                  <w14:solidFill>
                    <w14:schemeClr w14:val="tx1"/>
                  </w14:solidFill>
                </w14:textFill>
              </w:rPr>
            </w:pPr>
          </w:p>
        </w:tc>
      </w:tr>
      <w:tr w14:paraId="3D2AB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332" w:type="dxa"/>
            <w:vAlign w:val="center"/>
          </w:tcPr>
          <w:p w14:paraId="0733DFB9">
            <w:pPr>
              <w:pStyle w:val="24"/>
              <w:spacing w:line="240" w:lineRule="auto"/>
              <w:ind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5</w:t>
            </w:r>
            <w:r>
              <w:rPr>
                <w:color w:val="000000" w:themeColor="text1"/>
                <w:sz w:val="18"/>
                <w14:textFill>
                  <w14:solidFill>
                    <w14:schemeClr w14:val="tx1"/>
                  </w14:solidFill>
                </w14:textFill>
              </w:rPr>
              <w:t>、</w:t>
            </w:r>
            <w:r>
              <w:rPr>
                <w:rFonts w:ascii="Times New Roman" w:eastAsia="Times New Roman"/>
                <w:color w:val="000000" w:themeColor="text1"/>
                <w:spacing w:val="-10"/>
                <w:sz w:val="18"/>
                <w14:textFill>
                  <w14:solidFill>
                    <w14:schemeClr w14:val="tx1"/>
                  </w14:solidFill>
                </w14:textFill>
              </w:rPr>
              <w:t>6</w:t>
            </w:r>
          </w:p>
        </w:tc>
        <w:tc>
          <w:tcPr>
            <w:tcW w:w="949" w:type="dxa"/>
            <w:vAlign w:val="center"/>
          </w:tcPr>
          <w:p w14:paraId="294D58AE">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地</w:t>
            </w:r>
          </w:p>
        </w:tc>
        <w:tc>
          <w:tcPr>
            <w:tcW w:w="951" w:type="dxa"/>
            <w:vAlign w:val="center"/>
          </w:tcPr>
          <w:p w14:paraId="1A06747C">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GND</w:t>
            </w:r>
          </w:p>
        </w:tc>
        <w:tc>
          <w:tcPr>
            <w:tcW w:w="1200" w:type="dxa"/>
            <w:vAlign w:val="center"/>
          </w:tcPr>
          <w:p w14:paraId="048A75A2">
            <w:pPr>
              <w:pStyle w:val="24"/>
              <w:spacing w:line="240" w:lineRule="auto"/>
              <w:ind w:firstLine="0" w:firstLineChars="0"/>
              <w:jc w:val="center"/>
              <w:rPr>
                <w:rFonts w:ascii="黑体"/>
                <w:color w:val="000000" w:themeColor="text1"/>
                <w:sz w:val="12"/>
                <w14:textFill>
                  <w14:solidFill>
                    <w14:schemeClr w14:val="tx1"/>
                  </w14:solidFill>
                </w14:textFill>
              </w:rPr>
            </w:pPr>
          </w:p>
          <w:p w14:paraId="33B18FB9">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w:t>
            </w:r>
          </w:p>
        </w:tc>
        <w:tc>
          <w:tcPr>
            <w:tcW w:w="3970" w:type="dxa"/>
            <w:vAlign w:val="center"/>
          </w:tcPr>
          <w:p w14:paraId="3068547D">
            <w:pPr>
              <w:pStyle w:val="24"/>
              <w:spacing w:line="240" w:lineRule="auto"/>
              <w:ind w:left="105" w:leftChars="50" w:firstLine="0" w:firstLineChars="0"/>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地。</w:t>
            </w:r>
          </w:p>
        </w:tc>
      </w:tr>
      <w:tr w14:paraId="64805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3" w:hRule="atLeast"/>
        </w:trPr>
        <w:tc>
          <w:tcPr>
            <w:tcW w:w="1332" w:type="dxa"/>
            <w:vAlign w:val="center"/>
          </w:tcPr>
          <w:p w14:paraId="32D51D06">
            <w:pPr>
              <w:pStyle w:val="24"/>
              <w:spacing w:line="240" w:lineRule="auto"/>
              <w:ind w:firstLine="0" w:firstLineChars="0"/>
              <w:jc w:val="center"/>
              <w:rPr>
                <w:rFonts w:ascii="Times New Roman" w:eastAsia="Times New Roman"/>
                <w:color w:val="000000" w:themeColor="text1"/>
                <w:sz w:val="18"/>
                <w14:textFill>
                  <w14:solidFill>
                    <w14:schemeClr w14:val="tx1"/>
                  </w14:solidFill>
                </w14:textFill>
              </w:rPr>
            </w:pPr>
            <w:r>
              <w:rPr>
                <w:rFonts w:ascii="Times New Roman" w:eastAsia="Times New Roman"/>
                <w:color w:val="000000" w:themeColor="text1"/>
                <w:sz w:val="18"/>
                <w14:textFill>
                  <w14:solidFill>
                    <w14:schemeClr w14:val="tx1"/>
                  </w14:solidFill>
                </w14:textFill>
              </w:rPr>
              <w:t>7</w:t>
            </w:r>
            <w:r>
              <w:rPr>
                <w:color w:val="000000" w:themeColor="text1"/>
                <w:sz w:val="18"/>
                <w14:textFill>
                  <w14:solidFill>
                    <w14:schemeClr w14:val="tx1"/>
                  </w14:solidFill>
                </w14:textFill>
              </w:rPr>
              <w:t>、</w:t>
            </w:r>
            <w:r>
              <w:rPr>
                <w:rFonts w:ascii="Times New Roman" w:eastAsia="Times New Roman"/>
                <w:color w:val="000000" w:themeColor="text1"/>
                <w:spacing w:val="-10"/>
                <w:sz w:val="18"/>
                <w14:textFill>
                  <w14:solidFill>
                    <w14:schemeClr w14:val="tx1"/>
                  </w14:solidFill>
                </w14:textFill>
              </w:rPr>
              <w:t>8</w:t>
            </w:r>
          </w:p>
        </w:tc>
        <w:tc>
          <w:tcPr>
            <w:tcW w:w="949" w:type="dxa"/>
            <w:vAlign w:val="center"/>
          </w:tcPr>
          <w:p w14:paraId="4A2E0B20">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12V</w:t>
            </w:r>
          </w:p>
        </w:tc>
        <w:tc>
          <w:tcPr>
            <w:tcW w:w="951" w:type="dxa"/>
            <w:vAlign w:val="center"/>
          </w:tcPr>
          <w:p w14:paraId="4D9A01FD">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pacing w:val="-5"/>
                <w:sz w:val="18"/>
                <w14:textFill>
                  <w14:solidFill>
                    <w14:schemeClr w14:val="tx1"/>
                  </w14:solidFill>
                </w14:textFill>
              </w:rPr>
              <w:t>VCC</w:t>
            </w:r>
          </w:p>
        </w:tc>
        <w:tc>
          <w:tcPr>
            <w:tcW w:w="1200" w:type="dxa"/>
            <w:vAlign w:val="center"/>
          </w:tcPr>
          <w:p w14:paraId="62DC6B75">
            <w:pPr>
              <w:pStyle w:val="24"/>
              <w:spacing w:line="240" w:lineRule="auto"/>
              <w:ind w:firstLine="0" w:firstLineChars="0"/>
              <w:jc w:val="center"/>
              <w:rPr>
                <w:rFonts w:ascii="Times New Roman"/>
                <w:color w:val="000000" w:themeColor="text1"/>
                <w:sz w:val="18"/>
                <w14:textFill>
                  <w14:solidFill>
                    <w14:schemeClr w14:val="tx1"/>
                  </w14:solidFill>
                </w14:textFill>
              </w:rPr>
            </w:pPr>
            <w:r>
              <w:rPr>
                <w:rFonts w:ascii="Times New Roman"/>
                <w:color w:val="000000" w:themeColor="text1"/>
                <w:sz w:val="18"/>
                <w14:textFill>
                  <w14:solidFill>
                    <w14:schemeClr w14:val="tx1"/>
                  </w14:solidFill>
                </w14:textFill>
              </w:rPr>
              <w:t>O</w:t>
            </w:r>
          </w:p>
        </w:tc>
        <w:tc>
          <w:tcPr>
            <w:tcW w:w="3970" w:type="dxa"/>
            <w:vAlign w:val="center"/>
          </w:tcPr>
          <w:p w14:paraId="6DB6DE49">
            <w:pPr>
              <w:pStyle w:val="24"/>
              <w:spacing w:line="240" w:lineRule="auto"/>
              <w:ind w:left="105" w:leftChars="50" w:firstLine="0" w:firstLineChars="0"/>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转接线配件供电电源，输出电压范围：＋</w:t>
            </w:r>
            <w:r>
              <w:rPr>
                <w:color w:val="000000" w:themeColor="text1"/>
                <w:spacing w:val="8"/>
                <w:sz w:val="18"/>
                <w14:textFill>
                  <w14:solidFill>
                    <w14:schemeClr w14:val="tx1"/>
                  </w14:solidFill>
                </w14:textFill>
              </w:rPr>
              <w:t xml:space="preserve"> </w:t>
            </w:r>
            <w:r>
              <w:rPr>
                <w:rFonts w:ascii="Times New Roman" w:hAnsi="Times New Roman" w:eastAsia="Times New Roman"/>
                <w:color w:val="000000" w:themeColor="text1"/>
                <w:sz w:val="18"/>
                <w14:textFill>
                  <w14:solidFill>
                    <w14:schemeClr w14:val="tx1"/>
                  </w14:solidFill>
                </w14:textFill>
              </w:rPr>
              <w:t>12V±1V</w:t>
            </w:r>
            <w:r>
              <w:rPr>
                <w:color w:val="000000" w:themeColor="text1"/>
                <w:sz w:val="18"/>
                <w14:textFill>
                  <w14:solidFill>
                    <w14:schemeClr w14:val="tx1"/>
                  </w14:solidFill>
                </w14:textFill>
              </w:rPr>
              <w:t>（</w:t>
            </w:r>
            <w:r>
              <w:rPr>
                <w:color w:val="000000" w:themeColor="text1"/>
                <w:spacing w:val="1"/>
                <w:sz w:val="18"/>
                <w14:textFill>
                  <w14:solidFill>
                    <w14:schemeClr w14:val="tx1"/>
                  </w14:solidFill>
                </w14:textFill>
              </w:rPr>
              <w:t xml:space="preserve">负载电流 </w:t>
            </w:r>
            <w:r>
              <w:rPr>
                <w:rFonts w:ascii="Times New Roman" w:hAnsi="Times New Roman" w:eastAsia="Times New Roman"/>
                <w:color w:val="000000" w:themeColor="text1"/>
                <w:sz w:val="18"/>
                <w14:textFill>
                  <w14:solidFill>
                    <w14:schemeClr w14:val="tx1"/>
                  </w14:solidFill>
                </w14:textFill>
              </w:rPr>
              <w:t>0~50mA</w:t>
            </w:r>
            <w:r>
              <w:rPr>
                <w:color w:val="000000" w:themeColor="text1"/>
                <w:sz w:val="18"/>
                <w14:textFill>
                  <w14:solidFill>
                    <w14:schemeClr w14:val="tx1"/>
                  </w14:solidFill>
                </w14:textFill>
              </w:rPr>
              <w:t>，最大峰值电</w:t>
            </w:r>
            <w:r>
              <w:rPr>
                <w:color w:val="000000" w:themeColor="text1"/>
                <w:spacing w:val="-12"/>
                <w:sz w:val="18"/>
                <w14:textFill>
                  <w14:solidFill>
                    <w14:schemeClr w14:val="tx1"/>
                  </w14:solidFill>
                </w14:textFill>
              </w:rPr>
              <w:t xml:space="preserve">流 </w:t>
            </w:r>
            <w:r>
              <w:rPr>
                <w:rFonts w:ascii="Times New Roman" w:hAnsi="Times New Roman" w:eastAsia="Times New Roman"/>
                <w:color w:val="000000" w:themeColor="text1"/>
                <w:spacing w:val="-2"/>
                <w:sz w:val="18"/>
                <w14:textFill>
                  <w14:solidFill>
                    <w14:schemeClr w14:val="tx1"/>
                  </w14:solidFill>
                </w14:textFill>
              </w:rPr>
              <w:t>100mA</w:t>
            </w:r>
            <w:r>
              <w:rPr>
                <w:rFonts w:ascii="Times New Roman" w:hAnsi="Times New Roman" w:eastAsia="Times New Roman"/>
                <w:color w:val="000000" w:themeColor="text1"/>
                <w:spacing w:val="-9"/>
                <w:sz w:val="18"/>
                <w14:textFill>
                  <w14:solidFill>
                    <w14:schemeClr w14:val="tx1"/>
                  </w14:solidFill>
                </w14:textFill>
              </w:rPr>
              <w:t xml:space="preserve"> </w:t>
            </w:r>
            <w:r>
              <w:rPr>
                <w:color w:val="000000" w:themeColor="text1"/>
                <w:spacing w:val="-5"/>
                <w:sz w:val="18"/>
                <w14:textFill>
                  <w14:solidFill>
                    <w14:schemeClr w14:val="tx1"/>
                  </w14:solidFill>
                </w14:textFill>
              </w:rPr>
              <w:t xml:space="preserve">且持续时间不超过 </w:t>
            </w:r>
            <w:r>
              <w:rPr>
                <w:rFonts w:ascii="Times New Roman" w:hAnsi="Times New Roman" w:eastAsia="Times New Roman"/>
                <w:color w:val="000000" w:themeColor="text1"/>
                <w:spacing w:val="-2"/>
                <w:sz w:val="18"/>
                <w14:textFill>
                  <w14:solidFill>
                    <w14:schemeClr w14:val="tx1"/>
                  </w14:solidFill>
                </w14:textFill>
              </w:rPr>
              <w:t>20ms</w:t>
            </w:r>
            <w:r>
              <w:rPr>
                <w:color w:val="000000" w:themeColor="text1"/>
                <w:spacing w:val="-2"/>
                <w:sz w:val="18"/>
                <w14:textFill>
                  <w14:solidFill>
                    <w14:schemeClr w14:val="tx1"/>
                  </w14:solidFill>
                </w14:textFill>
              </w:rPr>
              <w:t>，秒平均</w:t>
            </w:r>
            <w:r>
              <w:rPr>
                <w:color w:val="000000" w:themeColor="text1"/>
                <w:spacing w:val="-8"/>
                <w:sz w:val="18"/>
                <w14:textFill>
                  <w14:solidFill>
                    <w14:schemeClr w14:val="tx1"/>
                  </w14:solidFill>
                </w14:textFill>
              </w:rPr>
              <w:t xml:space="preserve">电流不超过 </w:t>
            </w:r>
            <w:r>
              <w:rPr>
                <w:rFonts w:ascii="Times New Roman" w:hAnsi="Times New Roman" w:eastAsia="Times New Roman"/>
                <w:color w:val="000000" w:themeColor="text1"/>
                <w:sz w:val="18"/>
                <w14:textFill>
                  <w14:solidFill>
                    <w14:schemeClr w14:val="tx1"/>
                  </w14:solidFill>
                </w14:textFill>
              </w:rPr>
              <w:t>50mA</w:t>
            </w:r>
            <w:r>
              <w:rPr>
                <w:color w:val="000000" w:themeColor="text1"/>
                <w:sz w:val="18"/>
                <w14:textFill>
                  <w14:solidFill>
                    <w14:schemeClr w14:val="tx1"/>
                  </w14:solidFill>
                </w14:textFill>
              </w:rPr>
              <w:t>。</w:t>
            </w:r>
          </w:p>
        </w:tc>
      </w:tr>
    </w:tbl>
    <w:p w14:paraId="071EBCAA">
      <w:pPr>
        <w:pStyle w:val="5"/>
        <w:tabs>
          <w:tab w:val="left" w:pos="813"/>
        </w:tabs>
        <w:ind w:firstLine="0" w:firstLineChars="0"/>
        <w:rPr>
          <w:rFonts w:ascii="黑体" w:hAnsi="Times New Roman" w:eastAsia="黑体" w:cs="宋体"/>
          <w:color w:val="000000" w:themeColor="text1"/>
          <w:szCs w:val="21"/>
          <w14:textFill>
            <w14:solidFill>
              <w14:schemeClr w14:val="tx1"/>
            </w14:solidFill>
          </w14:textFill>
        </w:rPr>
      </w:pPr>
    </w:p>
    <w:p w14:paraId="36DBE026">
      <w:pPr>
        <w:pStyle w:val="5"/>
        <w:tabs>
          <w:tab w:val="left" w:pos="813"/>
        </w:tabs>
        <w:ind w:firstLine="0" w:firstLineChars="0"/>
        <w:outlineLvl w:val="1"/>
        <w:rPr>
          <w:rFonts w:ascii="黑体" w:hAnsi="Times New Roman" w:eastAsia="黑体" w:cs="宋体"/>
          <w:color w:val="000000" w:themeColor="text1"/>
          <w:szCs w:val="21"/>
          <w14:textFill>
            <w14:solidFill>
              <w14:schemeClr w14:val="tx1"/>
            </w14:solidFill>
          </w14:textFill>
        </w:rPr>
      </w:pPr>
      <w:bookmarkStart w:id="410" w:name="_Toc7623"/>
      <w:bookmarkStart w:id="411" w:name="_Toc9958"/>
      <w:r>
        <w:rPr>
          <w:rFonts w:hint="eastAsia" w:ascii="黑体" w:hAnsi="Times New Roman" w:eastAsia="黑体" w:cs="宋体"/>
          <w:color w:val="000000" w:themeColor="text1"/>
          <w:szCs w:val="21"/>
          <w14:textFill>
            <w14:solidFill>
              <w14:schemeClr w14:val="tx1"/>
            </w14:solidFill>
          </w14:textFill>
        </w:rPr>
        <w:t>A.4 协议转换单元</w:t>
      </w:r>
      <w:r>
        <w:rPr>
          <w:rFonts w:ascii="黑体" w:hAnsi="Times New Roman" w:eastAsia="黑体" w:cs="宋体"/>
          <w:color w:val="000000" w:themeColor="text1"/>
          <w:szCs w:val="21"/>
          <w14:textFill>
            <w14:solidFill>
              <w14:schemeClr w14:val="tx1"/>
            </w14:solidFill>
          </w14:textFill>
        </w:rPr>
        <w:t>指示灯释义</w:t>
      </w:r>
      <w:bookmarkEnd w:id="410"/>
      <w:bookmarkEnd w:id="411"/>
    </w:p>
    <w:p w14:paraId="5F3AAD3C">
      <w:pPr>
        <w:spacing w:line="560" w:lineRule="exact"/>
        <w:rPr>
          <w:rFonts w:ascii="宋体" w:hAnsi="宋体"/>
        </w:rPr>
      </w:pPr>
      <w:r>
        <w:rPr>
          <w:rFonts w:hint="eastAsia" w:ascii="宋体" w:hAnsi="宋体"/>
        </w:rPr>
        <w:t>协议转换单元指示灯释义见表 A.5。</w:t>
      </w:r>
    </w:p>
    <w:p w14:paraId="5AE8AC38">
      <w:pPr>
        <w:pStyle w:val="7"/>
      </w:pPr>
      <w:r>
        <w:t>表 A.5 指示灯状态释义</w:t>
      </w:r>
    </w:p>
    <w:tbl>
      <w:tblPr>
        <w:tblStyle w:val="19"/>
        <w:tblW w:w="0" w:type="auto"/>
        <w:tblInd w:w="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1560"/>
        <w:gridCol w:w="2976"/>
        <w:gridCol w:w="3119"/>
      </w:tblGrid>
      <w:tr w14:paraId="29871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Align w:val="center"/>
          </w:tcPr>
          <w:p w14:paraId="1AFB05A7">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5"/>
                <w:sz w:val="18"/>
                <w14:textFill>
                  <w14:solidFill>
                    <w14:schemeClr w14:val="tx1"/>
                  </w14:solidFill>
                </w14:textFill>
              </w:rPr>
              <w:t>序号</w:t>
            </w:r>
          </w:p>
        </w:tc>
        <w:tc>
          <w:tcPr>
            <w:tcW w:w="1560" w:type="dxa"/>
            <w:vAlign w:val="center"/>
          </w:tcPr>
          <w:p w14:paraId="7185948E">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4"/>
                <w:sz w:val="18"/>
                <w14:textFill>
                  <w14:solidFill>
                    <w14:schemeClr w14:val="tx1"/>
                  </w14:solidFill>
                </w14:textFill>
              </w:rPr>
              <w:t>指示灯</w:t>
            </w:r>
          </w:p>
        </w:tc>
        <w:tc>
          <w:tcPr>
            <w:tcW w:w="2976" w:type="dxa"/>
            <w:vAlign w:val="center"/>
          </w:tcPr>
          <w:p w14:paraId="6B736EC8">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2"/>
                <w:sz w:val="18"/>
                <w14:textFill>
                  <w14:solidFill>
                    <w14:schemeClr w14:val="tx1"/>
                  </w14:solidFill>
                </w14:textFill>
              </w:rPr>
              <w:t>指示灯状态</w:t>
            </w:r>
          </w:p>
        </w:tc>
        <w:tc>
          <w:tcPr>
            <w:tcW w:w="3119" w:type="dxa"/>
            <w:vAlign w:val="center"/>
          </w:tcPr>
          <w:p w14:paraId="4B9E4B63">
            <w:pPr>
              <w:pStyle w:val="24"/>
              <w:spacing w:line="240" w:lineRule="auto"/>
              <w:ind w:firstLine="0" w:firstLineChars="0"/>
              <w:jc w:val="center"/>
              <w:rPr>
                <w:b/>
                <w:bCs/>
                <w:color w:val="000000" w:themeColor="text1"/>
                <w:sz w:val="18"/>
                <w14:textFill>
                  <w14:solidFill>
                    <w14:schemeClr w14:val="tx1"/>
                  </w14:solidFill>
                </w14:textFill>
              </w:rPr>
            </w:pPr>
            <w:r>
              <w:rPr>
                <w:b/>
                <w:bCs/>
                <w:color w:val="000000" w:themeColor="text1"/>
                <w:spacing w:val="-5"/>
                <w:sz w:val="18"/>
                <w14:textFill>
                  <w14:solidFill>
                    <w14:schemeClr w14:val="tx1"/>
                  </w14:solidFill>
                </w14:textFill>
              </w:rPr>
              <w:t>释义</w:t>
            </w:r>
          </w:p>
        </w:tc>
      </w:tr>
      <w:tr w14:paraId="770EB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restart"/>
            <w:vAlign w:val="center"/>
          </w:tcPr>
          <w:p w14:paraId="172B0031">
            <w:pPr>
              <w:pStyle w:val="24"/>
              <w:spacing w:line="240" w:lineRule="auto"/>
              <w:ind w:firstLine="0" w:firstLineChars="0"/>
              <w:jc w:val="center"/>
              <w:rPr>
                <w:rFonts w:ascii="黑体"/>
                <w:color w:val="000000" w:themeColor="text1"/>
                <w:sz w:val="14"/>
                <w14:textFill>
                  <w14:solidFill>
                    <w14:schemeClr w14:val="tx1"/>
                  </w14:solidFill>
                </w14:textFill>
              </w:rPr>
            </w:pPr>
          </w:p>
          <w:p w14:paraId="277A9794">
            <w:pPr>
              <w:pStyle w:val="24"/>
              <w:spacing w:line="240" w:lineRule="auto"/>
              <w:ind w:firstLine="0" w:firstLineChars="0"/>
              <w:jc w:val="center"/>
              <w:rPr>
                <w:color w:val="000000" w:themeColor="text1"/>
                <w:sz w:val="18"/>
                <w14:textFill>
                  <w14:solidFill>
                    <w14:schemeClr w14:val="tx1"/>
                  </w14:solidFill>
                </w14:textFill>
              </w:rPr>
            </w:pPr>
            <w:r>
              <w:rPr>
                <w:rFonts w:hint="eastAsia"/>
                <w:color w:val="000000" w:themeColor="text1"/>
                <w:spacing w:val="-2"/>
                <w:sz w:val="18"/>
                <w14:textFill>
                  <w14:solidFill>
                    <w14:schemeClr w14:val="tx1"/>
                  </w14:solidFill>
                </w14:textFill>
              </w:rPr>
              <w:t>协议转换单元</w:t>
            </w:r>
          </w:p>
        </w:tc>
        <w:tc>
          <w:tcPr>
            <w:tcW w:w="1560" w:type="dxa"/>
            <w:vMerge w:val="restart"/>
            <w:vAlign w:val="center"/>
          </w:tcPr>
          <w:p w14:paraId="6B4AAA1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运行状态灯</w:t>
            </w:r>
          </w:p>
        </w:tc>
        <w:tc>
          <w:tcPr>
            <w:tcW w:w="2976" w:type="dxa"/>
            <w:vAlign w:val="center"/>
          </w:tcPr>
          <w:p w14:paraId="485ABFF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红色常亮</w:t>
            </w:r>
          </w:p>
        </w:tc>
        <w:tc>
          <w:tcPr>
            <w:tcW w:w="3119" w:type="dxa"/>
            <w:vAlign w:val="center"/>
          </w:tcPr>
          <w:p w14:paraId="6B2689FE">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初始化</w:t>
            </w:r>
          </w:p>
        </w:tc>
      </w:tr>
      <w:tr w14:paraId="0AA7D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1A055520">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continue"/>
            <w:tcBorders>
              <w:top w:val="nil"/>
            </w:tcBorders>
            <w:vAlign w:val="center"/>
          </w:tcPr>
          <w:p w14:paraId="582F9BFA">
            <w:pPr>
              <w:spacing w:line="240" w:lineRule="auto"/>
              <w:ind w:firstLine="0" w:firstLineChars="0"/>
              <w:jc w:val="center"/>
              <w:rPr>
                <w:color w:val="000000" w:themeColor="text1"/>
                <w:sz w:val="2"/>
                <w:szCs w:val="2"/>
                <w14:textFill>
                  <w14:solidFill>
                    <w14:schemeClr w14:val="tx1"/>
                  </w14:solidFill>
                </w14:textFill>
              </w:rPr>
            </w:pPr>
          </w:p>
        </w:tc>
        <w:tc>
          <w:tcPr>
            <w:tcW w:w="2976" w:type="dxa"/>
            <w:vAlign w:val="center"/>
          </w:tcPr>
          <w:p w14:paraId="2843296B">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红灯闪烁</w:t>
            </w:r>
            <w:r>
              <w:rPr>
                <w:color w:val="000000" w:themeColor="text1"/>
                <w:spacing w:val="-2"/>
                <w:sz w:val="18"/>
                <w14:textFill>
                  <w14:solidFill>
                    <w14:schemeClr w14:val="tx1"/>
                  </w14:solidFill>
                </w14:textFill>
              </w:rPr>
              <w:t>（</w:t>
            </w:r>
            <w:r>
              <w:rPr>
                <w:rFonts w:ascii="Times New Roman" w:eastAsia="Times New Roman"/>
                <w:color w:val="000000" w:themeColor="text1"/>
                <w:spacing w:val="-2"/>
                <w:sz w:val="18"/>
                <w14:textFill>
                  <w14:solidFill>
                    <w14:schemeClr w14:val="tx1"/>
                  </w14:solidFill>
                </w14:textFill>
              </w:rPr>
              <w:t>1Hz</w:t>
            </w:r>
            <w:r>
              <w:rPr>
                <w:color w:val="000000" w:themeColor="text1"/>
                <w:spacing w:val="-2"/>
                <w:sz w:val="18"/>
                <w14:textFill>
                  <w14:solidFill>
                    <w14:schemeClr w14:val="tx1"/>
                  </w14:solidFill>
                </w14:textFill>
              </w:rPr>
              <w:t>）</w:t>
            </w:r>
          </w:p>
        </w:tc>
        <w:tc>
          <w:tcPr>
            <w:tcW w:w="3119" w:type="dxa"/>
            <w:vAlign w:val="center"/>
          </w:tcPr>
          <w:p w14:paraId="64E1C94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正常运行</w:t>
            </w:r>
          </w:p>
        </w:tc>
      </w:tr>
      <w:tr w14:paraId="01CAC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3391BB90">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continue"/>
            <w:tcBorders>
              <w:top w:val="nil"/>
            </w:tcBorders>
            <w:vAlign w:val="center"/>
          </w:tcPr>
          <w:p w14:paraId="047D5382">
            <w:pPr>
              <w:spacing w:line="240" w:lineRule="auto"/>
              <w:ind w:firstLine="0" w:firstLineChars="0"/>
              <w:jc w:val="center"/>
              <w:rPr>
                <w:color w:val="000000" w:themeColor="text1"/>
                <w:sz w:val="2"/>
                <w:szCs w:val="2"/>
                <w14:textFill>
                  <w14:solidFill>
                    <w14:schemeClr w14:val="tx1"/>
                  </w14:solidFill>
                </w14:textFill>
              </w:rPr>
            </w:pPr>
          </w:p>
        </w:tc>
        <w:tc>
          <w:tcPr>
            <w:tcW w:w="2976" w:type="dxa"/>
            <w:vAlign w:val="center"/>
          </w:tcPr>
          <w:p w14:paraId="5107593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灭</w:t>
            </w:r>
          </w:p>
        </w:tc>
        <w:tc>
          <w:tcPr>
            <w:tcW w:w="3119" w:type="dxa"/>
            <w:vAlign w:val="center"/>
          </w:tcPr>
          <w:p w14:paraId="0047CFC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5"/>
                <w:sz w:val="18"/>
                <w14:textFill>
                  <w14:solidFill>
                    <w14:schemeClr w14:val="tx1"/>
                  </w14:solidFill>
                </w14:textFill>
              </w:rPr>
              <w:t>异常</w:t>
            </w:r>
          </w:p>
        </w:tc>
      </w:tr>
      <w:tr w14:paraId="7EA5B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7195CD3E">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restart"/>
            <w:vAlign w:val="center"/>
          </w:tcPr>
          <w:p w14:paraId="6858CD95">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维护状态灯</w:t>
            </w:r>
          </w:p>
        </w:tc>
        <w:tc>
          <w:tcPr>
            <w:tcW w:w="2976" w:type="dxa"/>
            <w:vAlign w:val="center"/>
          </w:tcPr>
          <w:p w14:paraId="5D70639D">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红绿双色：绿（发）红（收</w:t>
            </w:r>
            <w:r>
              <w:rPr>
                <w:color w:val="000000" w:themeColor="text1"/>
                <w:spacing w:val="-10"/>
                <w:sz w:val="18"/>
                <w14:textFill>
                  <w14:solidFill>
                    <w14:schemeClr w14:val="tx1"/>
                  </w14:solidFill>
                </w14:textFill>
              </w:rPr>
              <w:t>）</w:t>
            </w:r>
          </w:p>
        </w:tc>
        <w:tc>
          <w:tcPr>
            <w:tcW w:w="3119" w:type="dxa"/>
            <w:vAlign w:val="center"/>
          </w:tcPr>
          <w:p w14:paraId="15FA5D62">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3"/>
                <w:sz w:val="18"/>
                <w14:textFill>
                  <w14:solidFill>
                    <w14:schemeClr w14:val="tx1"/>
                  </w14:solidFill>
                </w14:textFill>
              </w:rPr>
              <w:t>维护通信</w:t>
            </w:r>
          </w:p>
        </w:tc>
      </w:tr>
      <w:tr w14:paraId="3FB87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560" w:type="dxa"/>
            <w:vMerge w:val="continue"/>
            <w:vAlign w:val="center"/>
          </w:tcPr>
          <w:p w14:paraId="43D33CE5">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continue"/>
            <w:tcBorders>
              <w:top w:val="nil"/>
            </w:tcBorders>
            <w:vAlign w:val="center"/>
          </w:tcPr>
          <w:p w14:paraId="79AFA9F5">
            <w:pPr>
              <w:spacing w:line="240" w:lineRule="auto"/>
              <w:ind w:firstLine="0" w:firstLineChars="0"/>
              <w:jc w:val="center"/>
              <w:rPr>
                <w:color w:val="000000" w:themeColor="text1"/>
                <w:sz w:val="2"/>
                <w:szCs w:val="2"/>
                <w14:textFill>
                  <w14:solidFill>
                    <w14:schemeClr w14:val="tx1"/>
                  </w14:solidFill>
                </w14:textFill>
              </w:rPr>
            </w:pPr>
          </w:p>
        </w:tc>
        <w:tc>
          <w:tcPr>
            <w:tcW w:w="2976" w:type="dxa"/>
            <w:vAlign w:val="center"/>
          </w:tcPr>
          <w:p w14:paraId="10C509AB">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灭</w:t>
            </w:r>
          </w:p>
        </w:tc>
        <w:tc>
          <w:tcPr>
            <w:tcW w:w="3119" w:type="dxa"/>
            <w:vAlign w:val="center"/>
          </w:tcPr>
          <w:p w14:paraId="50D595CA">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未维护</w:t>
            </w:r>
          </w:p>
        </w:tc>
      </w:tr>
      <w:tr w14:paraId="6DB69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47B0FE2F">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restart"/>
            <w:vAlign w:val="center"/>
          </w:tcPr>
          <w:p w14:paraId="4FAFD464">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上行通信状态灯</w:t>
            </w:r>
          </w:p>
        </w:tc>
        <w:tc>
          <w:tcPr>
            <w:tcW w:w="2976" w:type="dxa"/>
            <w:vAlign w:val="center"/>
          </w:tcPr>
          <w:p w14:paraId="421F016E">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红绿双色：绿（发）红（收</w:t>
            </w:r>
            <w:r>
              <w:rPr>
                <w:color w:val="000000" w:themeColor="text1"/>
                <w:spacing w:val="-10"/>
                <w:sz w:val="18"/>
                <w14:textFill>
                  <w14:solidFill>
                    <w14:schemeClr w14:val="tx1"/>
                  </w14:solidFill>
                </w14:textFill>
              </w:rPr>
              <w:t>）</w:t>
            </w:r>
          </w:p>
        </w:tc>
        <w:tc>
          <w:tcPr>
            <w:tcW w:w="3119" w:type="dxa"/>
            <w:vAlign w:val="center"/>
          </w:tcPr>
          <w:p w14:paraId="6E9247FC">
            <w:pPr>
              <w:pStyle w:val="24"/>
              <w:spacing w:line="240" w:lineRule="auto"/>
              <w:ind w:firstLine="0" w:firstLineChars="0"/>
              <w:jc w:val="center"/>
              <w:rPr>
                <w:color w:val="000000" w:themeColor="text1"/>
                <w:sz w:val="18"/>
                <w14:textFill>
                  <w14:solidFill>
                    <w14:schemeClr w14:val="tx1"/>
                  </w14:solidFill>
                </w14:textFill>
              </w:rPr>
            </w:pPr>
            <w:r>
              <w:rPr>
                <w:rFonts w:hint="eastAsia"/>
                <w:color w:val="000000" w:themeColor="text1"/>
                <w:spacing w:val="-1"/>
                <w:sz w:val="18"/>
                <w14:textFill>
                  <w14:solidFill>
                    <w14:schemeClr w14:val="tx1"/>
                  </w14:solidFill>
                </w14:textFill>
              </w:rPr>
              <w:t>协议转换单元</w:t>
            </w:r>
            <w:r>
              <w:rPr>
                <w:color w:val="000000" w:themeColor="text1"/>
                <w:spacing w:val="-1"/>
                <w:sz w:val="18"/>
                <w14:textFill>
                  <w14:solidFill>
                    <w14:schemeClr w14:val="tx1"/>
                  </w14:solidFill>
                </w14:textFill>
              </w:rPr>
              <w:t>与</w:t>
            </w:r>
            <w:r>
              <w:rPr>
                <w:rFonts w:hint="eastAsia"/>
                <w:color w:val="000000" w:themeColor="text1"/>
                <w:spacing w:val="-1"/>
                <w:sz w:val="18"/>
                <w14:textFill>
                  <w14:solidFill>
                    <w14:schemeClr w14:val="tx1"/>
                  </w14:solidFill>
                </w14:textFill>
              </w:rPr>
              <w:t>计量自动化终端</w:t>
            </w:r>
            <w:r>
              <w:rPr>
                <w:color w:val="000000" w:themeColor="text1"/>
                <w:spacing w:val="-1"/>
                <w:sz w:val="18"/>
                <w14:textFill>
                  <w14:solidFill>
                    <w14:schemeClr w14:val="tx1"/>
                  </w14:solidFill>
                </w14:textFill>
              </w:rPr>
              <w:t>通信</w:t>
            </w:r>
          </w:p>
        </w:tc>
      </w:tr>
      <w:tr w14:paraId="007EA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560" w:type="dxa"/>
            <w:vMerge w:val="continue"/>
            <w:vAlign w:val="center"/>
          </w:tcPr>
          <w:p w14:paraId="0B2900D5">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continue"/>
            <w:tcBorders>
              <w:top w:val="nil"/>
              <w:bottom w:val="single" w:color="auto" w:sz="4" w:space="0"/>
            </w:tcBorders>
            <w:vAlign w:val="center"/>
          </w:tcPr>
          <w:p w14:paraId="38FF1688">
            <w:pPr>
              <w:spacing w:line="240" w:lineRule="auto"/>
              <w:ind w:firstLine="0" w:firstLineChars="0"/>
              <w:jc w:val="center"/>
              <w:rPr>
                <w:color w:val="000000" w:themeColor="text1"/>
                <w:sz w:val="2"/>
                <w:szCs w:val="2"/>
                <w14:textFill>
                  <w14:solidFill>
                    <w14:schemeClr w14:val="tx1"/>
                  </w14:solidFill>
                </w14:textFill>
              </w:rPr>
            </w:pPr>
          </w:p>
        </w:tc>
        <w:tc>
          <w:tcPr>
            <w:tcW w:w="2976" w:type="dxa"/>
            <w:vAlign w:val="center"/>
          </w:tcPr>
          <w:p w14:paraId="65646451">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灭</w:t>
            </w:r>
          </w:p>
        </w:tc>
        <w:tc>
          <w:tcPr>
            <w:tcW w:w="3119" w:type="dxa"/>
            <w:vAlign w:val="center"/>
          </w:tcPr>
          <w:p w14:paraId="7F6C3450">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4"/>
                <w:sz w:val="18"/>
                <w14:textFill>
                  <w14:solidFill>
                    <w14:schemeClr w14:val="tx1"/>
                  </w14:solidFill>
                </w14:textFill>
              </w:rPr>
              <w:t>未通信</w:t>
            </w:r>
          </w:p>
        </w:tc>
      </w:tr>
      <w:tr w14:paraId="5B021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68D06C7E">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restart"/>
            <w:tcBorders>
              <w:top w:val="single" w:color="auto" w:sz="4" w:space="0"/>
              <w:left w:val="single" w:color="auto" w:sz="4" w:space="0"/>
              <w:bottom w:val="single" w:color="auto" w:sz="4" w:space="0"/>
              <w:right w:val="single" w:color="auto" w:sz="4" w:space="0"/>
            </w:tcBorders>
            <w:vAlign w:val="center"/>
          </w:tcPr>
          <w:p w14:paraId="17A1D631">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pacing w:val="-2"/>
                <w:sz w:val="18"/>
                <w14:textFill>
                  <w14:solidFill>
                    <w14:schemeClr w14:val="tx1"/>
                  </w14:solidFill>
                </w14:textFill>
              </w:rPr>
              <w:t>下行通信状态灯</w:t>
            </w:r>
          </w:p>
        </w:tc>
        <w:tc>
          <w:tcPr>
            <w:tcW w:w="2976" w:type="dxa"/>
            <w:tcBorders>
              <w:left w:val="single" w:color="auto" w:sz="4" w:space="0"/>
            </w:tcBorders>
            <w:vAlign w:val="center"/>
          </w:tcPr>
          <w:p w14:paraId="53DF2A36">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红绿双色：绿（发）红（收</w:t>
            </w:r>
            <w:r>
              <w:rPr>
                <w:color w:val="000000" w:themeColor="text1"/>
                <w:spacing w:val="-10"/>
                <w:sz w:val="18"/>
                <w14:textFill>
                  <w14:solidFill>
                    <w14:schemeClr w14:val="tx1"/>
                  </w14:solidFill>
                </w14:textFill>
              </w:rPr>
              <w:t>）</w:t>
            </w:r>
          </w:p>
        </w:tc>
        <w:tc>
          <w:tcPr>
            <w:tcW w:w="3119" w:type="dxa"/>
            <w:vAlign w:val="center"/>
          </w:tcPr>
          <w:p w14:paraId="3F147711">
            <w:pPr>
              <w:pStyle w:val="24"/>
              <w:spacing w:line="240" w:lineRule="auto"/>
              <w:ind w:firstLine="0" w:firstLineChars="0"/>
              <w:jc w:val="center"/>
              <w:rPr>
                <w:color w:val="000000" w:themeColor="text1"/>
                <w:sz w:val="18"/>
                <w14:textFill>
                  <w14:solidFill>
                    <w14:schemeClr w14:val="tx1"/>
                  </w14:solidFill>
                </w14:textFill>
              </w:rPr>
            </w:pPr>
            <w:r>
              <w:rPr>
                <w:rFonts w:hint="eastAsia"/>
                <w:color w:val="000000" w:themeColor="text1"/>
                <w:spacing w:val="-1"/>
                <w:sz w:val="18"/>
                <w14:textFill>
                  <w14:solidFill>
                    <w14:schemeClr w14:val="tx1"/>
                  </w14:solidFill>
                </w14:textFill>
              </w:rPr>
              <w:t>协议转换单元</w:t>
            </w:r>
            <w:r>
              <w:rPr>
                <w:color w:val="000000" w:themeColor="text1"/>
                <w:spacing w:val="-1"/>
                <w:sz w:val="18"/>
                <w14:textFill>
                  <w14:solidFill>
                    <w14:schemeClr w14:val="tx1"/>
                  </w14:solidFill>
                </w14:textFill>
              </w:rPr>
              <w:t>与下行设备通信</w:t>
            </w:r>
          </w:p>
        </w:tc>
      </w:tr>
      <w:tr w14:paraId="5CAE3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3FD42607">
            <w:pPr>
              <w:spacing w:line="240" w:lineRule="auto"/>
              <w:ind w:firstLine="0" w:firstLineChars="0"/>
              <w:jc w:val="center"/>
              <w:rPr>
                <w:color w:val="000000" w:themeColor="text1"/>
                <w:sz w:val="2"/>
                <w:szCs w:val="2"/>
                <w14:textFill>
                  <w14:solidFill>
                    <w14:schemeClr w14:val="tx1"/>
                  </w14:solidFill>
                </w14:textFill>
              </w:rPr>
            </w:pPr>
          </w:p>
        </w:tc>
        <w:tc>
          <w:tcPr>
            <w:tcW w:w="1560" w:type="dxa"/>
            <w:vMerge w:val="continue"/>
            <w:tcBorders>
              <w:top w:val="single" w:color="auto" w:sz="4" w:space="0"/>
              <w:left w:val="single" w:color="auto" w:sz="4" w:space="0"/>
              <w:bottom w:val="single" w:color="auto" w:sz="4" w:space="0"/>
              <w:right w:val="single" w:color="auto" w:sz="4" w:space="0"/>
            </w:tcBorders>
            <w:vAlign w:val="center"/>
          </w:tcPr>
          <w:p w14:paraId="25745C3B">
            <w:pPr>
              <w:spacing w:line="240" w:lineRule="auto"/>
              <w:ind w:firstLine="0" w:firstLineChars="0"/>
              <w:jc w:val="center"/>
              <w:rPr>
                <w:color w:val="000000" w:themeColor="text1"/>
                <w:sz w:val="2"/>
                <w:szCs w:val="2"/>
                <w14:textFill>
                  <w14:solidFill>
                    <w14:schemeClr w14:val="tx1"/>
                  </w14:solidFill>
                </w14:textFill>
              </w:rPr>
            </w:pPr>
          </w:p>
        </w:tc>
        <w:tc>
          <w:tcPr>
            <w:tcW w:w="2976" w:type="dxa"/>
            <w:tcBorders>
              <w:left w:val="single" w:color="auto" w:sz="4" w:space="0"/>
            </w:tcBorders>
            <w:shd w:val="clear" w:color="auto" w:fill="auto"/>
            <w:vAlign w:val="center"/>
          </w:tcPr>
          <w:p w14:paraId="37CBC8A9">
            <w:pPr>
              <w:pStyle w:val="24"/>
              <w:spacing w:line="240" w:lineRule="auto"/>
              <w:ind w:firstLine="0" w:firstLineChars="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灭</w:t>
            </w:r>
          </w:p>
        </w:tc>
        <w:tc>
          <w:tcPr>
            <w:tcW w:w="3119" w:type="dxa"/>
            <w:shd w:val="clear" w:color="auto" w:fill="auto"/>
            <w:vAlign w:val="center"/>
          </w:tcPr>
          <w:p w14:paraId="721C58D6">
            <w:pPr>
              <w:ind w:firstLineChars="0"/>
              <w:jc w:val="center"/>
              <w:rPr>
                <w:color w:val="000000" w:themeColor="text1"/>
                <w:spacing w:val="-4"/>
                <w:sz w:val="18"/>
                <w14:textFill>
                  <w14:solidFill>
                    <w14:schemeClr w14:val="tx1"/>
                  </w14:solidFill>
                </w14:textFill>
              </w:rPr>
            </w:pPr>
            <w:r>
              <w:rPr>
                <w:color w:val="000000" w:themeColor="text1"/>
                <w:spacing w:val="-4"/>
                <w:sz w:val="18"/>
                <w14:textFill>
                  <w14:solidFill>
                    <w14:schemeClr w14:val="tx1"/>
                  </w14:solidFill>
                </w14:textFill>
              </w:rPr>
              <w:t>未通信</w:t>
            </w:r>
          </w:p>
        </w:tc>
      </w:tr>
    </w:tbl>
    <w:p w14:paraId="6107F4DA">
      <w:pPr>
        <w:ind w:firstLine="0" w:firstLineChars="0"/>
        <w:jc w:val="center"/>
        <w:rPr>
          <w:color w:val="000000" w:themeColor="text1"/>
          <w:sz w:val="18"/>
          <w14:textFill>
            <w14:solidFill>
              <w14:schemeClr w14:val="tx1"/>
            </w14:solidFill>
          </w14:textFill>
        </w:rPr>
        <w:sectPr>
          <w:headerReference r:id="rId13" w:type="even"/>
          <w:footerReference r:id="rId14" w:type="even"/>
          <w:pgSz w:w="11910" w:h="16840"/>
          <w:pgMar w:top="1540" w:right="660" w:bottom="1360" w:left="1300" w:header="1077" w:footer="1020" w:gutter="0"/>
          <w:cols w:space="720" w:num="1"/>
        </w:sectPr>
      </w:pPr>
    </w:p>
    <w:p w14:paraId="662D4217">
      <w:pPr>
        <w:pStyle w:val="27"/>
        <w:tabs>
          <w:tab w:val="left" w:pos="360"/>
        </w:tabs>
        <w:rPr>
          <w:color w:val="000000" w:themeColor="text1"/>
          <w14:textFill>
            <w14:solidFill>
              <w14:schemeClr w14:val="tx1"/>
            </w14:solidFill>
          </w14:textFill>
        </w:rPr>
      </w:pPr>
      <w:bookmarkStart w:id="412" w:name="_Toc22107"/>
      <w:bookmarkStart w:id="413" w:name="_Toc640"/>
      <w:bookmarkStart w:id="414" w:name="_Toc1078"/>
      <w:bookmarkStart w:id="415" w:name="_Toc840955295"/>
      <w:bookmarkStart w:id="416" w:name="_Toc824662667"/>
      <w:bookmarkStart w:id="417" w:name="_Toc29249"/>
      <w:bookmarkStart w:id="418" w:name="_Toc4149"/>
      <w:bookmarkStart w:id="419" w:name="_Toc2043"/>
      <w:bookmarkStart w:id="420" w:name="_Toc16312"/>
      <w:bookmarkStart w:id="421" w:name="_Toc779594837"/>
      <w:bookmarkStart w:id="422" w:name="_Toc10435"/>
      <w:r>
        <w:rPr>
          <w:color w:val="000000" w:themeColor="text1"/>
          <w14:textFill>
            <w14:solidFill>
              <w14:schemeClr w14:val="tx1"/>
            </w14:solidFill>
          </w14:textFill>
        </w:rPr>
        <w:t>接口转接线型式外观</w:t>
      </w:r>
      <w:bookmarkEnd w:id="412"/>
      <w:bookmarkEnd w:id="413"/>
      <w:bookmarkEnd w:id="414"/>
      <w:bookmarkEnd w:id="415"/>
      <w:bookmarkEnd w:id="416"/>
      <w:bookmarkEnd w:id="417"/>
      <w:bookmarkEnd w:id="418"/>
      <w:bookmarkEnd w:id="419"/>
      <w:bookmarkEnd w:id="420"/>
      <w:bookmarkEnd w:id="421"/>
      <w:bookmarkEnd w:id="422"/>
    </w:p>
    <w:p w14:paraId="081AE2D5">
      <w:pPr>
        <w:pStyle w:val="9"/>
        <w:spacing w:before="1"/>
        <w:ind w:firstLine="0" w:firstLineChars="0"/>
        <w:outlineLvl w:val="1"/>
        <w:rPr>
          <w:rFonts w:ascii="黑体" w:eastAsia="黑体"/>
          <w:color w:val="000000" w:themeColor="text1"/>
          <w14:textFill>
            <w14:solidFill>
              <w14:schemeClr w14:val="tx1"/>
            </w14:solidFill>
          </w14:textFill>
        </w:rPr>
      </w:pPr>
      <w:bookmarkStart w:id="423" w:name="_Toc27588"/>
      <w:bookmarkStart w:id="424" w:name="_Toc24776"/>
      <w:r>
        <w:rPr>
          <w:rFonts w:ascii="黑体" w:eastAsia="黑体"/>
          <w:color w:val="000000" w:themeColor="text1"/>
          <w14:textFill>
            <w14:solidFill>
              <w14:schemeClr w14:val="tx1"/>
            </w14:solidFill>
          </w14:textFill>
        </w:rPr>
        <w:t>B.1</w:t>
      </w:r>
      <w:r>
        <w:rPr>
          <w:rFonts w:ascii="黑体" w:eastAsia="黑体"/>
          <w:color w:val="000000" w:themeColor="text1"/>
          <w:spacing w:val="29"/>
          <w14:textFill>
            <w14:solidFill>
              <w14:schemeClr w14:val="tx1"/>
            </w14:solidFill>
          </w14:textFill>
        </w:rPr>
        <w:t xml:space="preserve"> </w:t>
      </w:r>
      <w:r>
        <w:rPr>
          <w:rFonts w:hint="eastAsia" w:ascii="黑体" w:eastAsia="黑体"/>
          <w:color w:val="000000" w:themeColor="text1"/>
          <w:spacing w:val="29"/>
          <w14:textFill>
            <w14:solidFill>
              <w14:schemeClr w14:val="tx1"/>
            </w14:solidFill>
          </w14:textFill>
        </w:rPr>
        <w:t>协议转换单元</w:t>
      </w:r>
      <w:r>
        <w:rPr>
          <w:rFonts w:ascii="黑体" w:eastAsia="黑体"/>
          <w:color w:val="000000" w:themeColor="text1"/>
          <w14:textFill>
            <w14:solidFill>
              <w14:schemeClr w14:val="tx1"/>
            </w14:solidFill>
          </w14:textFill>
        </w:rPr>
        <w:t>接口转接线型式外观示意</w:t>
      </w:r>
      <w:r>
        <w:rPr>
          <w:rFonts w:ascii="黑体" w:eastAsia="黑体"/>
          <w:color w:val="000000" w:themeColor="text1"/>
          <w:spacing w:val="-10"/>
          <w14:textFill>
            <w14:solidFill>
              <w14:schemeClr w14:val="tx1"/>
            </w14:solidFill>
          </w14:textFill>
        </w:rPr>
        <w:t>图</w:t>
      </w:r>
      <w:bookmarkEnd w:id="423"/>
      <w:bookmarkEnd w:id="424"/>
    </w:p>
    <w:p w14:paraId="47938650">
      <w:pPr>
        <w:spacing w:line="560" w:lineRule="exact"/>
        <w:rPr>
          <w:rFonts w:ascii="宋体" w:hAnsi="宋体"/>
        </w:rPr>
      </w:pPr>
      <w:r>
        <w:rPr>
          <w:rFonts w:hint="eastAsia" w:ascii="宋体" w:hAnsi="宋体"/>
        </w:rPr>
        <w:t>协议转换单元接口转接线型式外观应匹配各型号光伏逆变器通信接口，示意图如图B.1所示。（由供货厂家根据现场自行匹配）</w:t>
      </w:r>
    </w:p>
    <w:p w14:paraId="3F4ECFE6">
      <w:pPr>
        <w:pStyle w:val="9"/>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67705" cy="2450465"/>
            <wp:effectExtent l="0" t="0" r="8255" b="3175"/>
            <wp:docPr id="1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9.png"/>
                    <pic:cNvPicPr>
                      <a:picLocks noChangeAspect="1"/>
                    </pic:cNvPicPr>
                  </pic:nvPicPr>
                  <pic:blipFill>
                    <a:blip r:embed="rId31" cstate="print"/>
                    <a:stretch>
                      <a:fillRect/>
                    </a:stretch>
                  </pic:blipFill>
                  <pic:spPr>
                    <a:xfrm>
                      <a:off x="0" y="0"/>
                      <a:ext cx="5767893" cy="2450592"/>
                    </a:xfrm>
                    <a:prstGeom prst="rect">
                      <a:avLst/>
                    </a:prstGeom>
                  </pic:spPr>
                </pic:pic>
              </a:graphicData>
            </a:graphic>
          </wp:inline>
        </w:drawing>
      </w:r>
    </w:p>
    <w:p w14:paraId="2206596F">
      <w:pPr>
        <w:pStyle w:val="7"/>
        <w:rPr>
          <w:color w:val="000000" w:themeColor="text1"/>
          <w14:textFill>
            <w14:solidFill>
              <w14:schemeClr w14:val="tx1"/>
            </w14:solidFill>
          </w14:textFill>
        </w:rPr>
      </w:pPr>
      <w:r>
        <w:rPr>
          <w:color w:val="000000" w:themeColor="text1"/>
          <w14:textFill>
            <w14:solidFill>
              <w14:schemeClr w14:val="tx1"/>
            </w14:solidFill>
          </w14:textFill>
        </w:rPr>
        <w:t>图 B.1</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接口转接线整体尺寸示意图</w:t>
      </w:r>
    </w:p>
    <w:p w14:paraId="6C882CCF">
      <w:pPr>
        <w:spacing w:line="560" w:lineRule="exact"/>
        <w:rPr>
          <w:rFonts w:ascii="宋体" w:hAnsi="宋体"/>
        </w:rPr>
      </w:pPr>
      <w:r>
        <w:rPr>
          <w:rFonts w:hint="eastAsia" w:ascii="宋体" w:hAnsi="宋体"/>
        </w:rPr>
        <w:t>协议转换单元接口转接线公头尺寸示意图如图B.2所示，母头尺寸示意图如图B.3所示。</w:t>
      </w:r>
    </w:p>
    <w:p w14:paraId="45F9ED4C">
      <w:pPr>
        <w:pStyle w:val="9"/>
        <w:spacing w:before="5"/>
        <w:ind w:firstLine="0" w:firstLineChars="0"/>
        <w:jc w:val="center"/>
        <w:rPr>
          <w:color w:val="000000" w:themeColor="text1"/>
          <w:sz w:val="19"/>
          <w14:textFill>
            <w14:solidFill>
              <w14:schemeClr w14:val="tx1"/>
            </w14:solidFill>
          </w14:textFill>
        </w:rPr>
      </w:pPr>
      <w:r>
        <w:rPr>
          <w:color w:val="000000" w:themeColor="text1"/>
          <w14:textFill>
            <w14:solidFill>
              <w14:schemeClr w14:val="tx1"/>
            </w14:solidFill>
          </w14:textFill>
        </w:rPr>
        <w:drawing>
          <wp:inline distT="0" distB="0" distL="0" distR="0">
            <wp:extent cx="1544320" cy="2231390"/>
            <wp:effectExtent l="0" t="0" r="10160" b="8890"/>
            <wp:docPr id="1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jpeg"/>
                    <pic:cNvPicPr>
                      <a:picLocks noChangeAspect="1"/>
                    </pic:cNvPicPr>
                  </pic:nvPicPr>
                  <pic:blipFill>
                    <a:blip r:embed="rId32" cstate="print"/>
                    <a:stretch>
                      <a:fillRect/>
                    </a:stretch>
                  </pic:blipFill>
                  <pic:spPr>
                    <a:xfrm>
                      <a:off x="0" y="0"/>
                      <a:ext cx="1544262" cy="2231136"/>
                    </a:xfrm>
                    <a:prstGeom prst="rect">
                      <a:avLst/>
                    </a:prstGeom>
                  </pic:spPr>
                </pic:pic>
              </a:graphicData>
            </a:graphic>
          </wp:inline>
        </w:drawing>
      </w:r>
    </w:p>
    <w:p w14:paraId="16003266">
      <w:pPr>
        <w:pStyle w:val="9"/>
        <w:spacing w:before="11"/>
        <w:ind w:firstLine="0" w:firstLineChars="0"/>
        <w:rPr>
          <w:color w:val="000000" w:themeColor="text1"/>
          <w:sz w:val="16"/>
          <w14:textFill>
            <w14:solidFill>
              <w14:schemeClr w14:val="tx1"/>
            </w14:solidFill>
          </w14:textFill>
        </w:rPr>
      </w:pPr>
    </w:p>
    <w:p w14:paraId="5E346790">
      <w:pPr>
        <w:pStyle w:val="7"/>
        <w:rPr>
          <w:color w:val="000000" w:themeColor="text1"/>
          <w14:textFill>
            <w14:solidFill>
              <w14:schemeClr w14:val="tx1"/>
            </w14:solidFill>
          </w14:textFill>
        </w:rPr>
      </w:pPr>
      <w:r>
        <w:rPr>
          <w:color w:val="000000" w:themeColor="text1"/>
          <w14:textFill>
            <w14:solidFill>
              <w14:schemeClr w14:val="tx1"/>
            </w14:solidFill>
          </w14:textFill>
        </w:rPr>
        <w:t>图 B.2</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接口转接线公头尺寸示意图</w:t>
      </w:r>
    </w:p>
    <w:p w14:paraId="24B59E94">
      <w:pPr>
        <w:ind w:firstLine="0" w:firstLineChars="0"/>
        <w:jc w:val="center"/>
        <w:rPr>
          <w:rFonts w:ascii="黑体" w:eastAsia="黑体"/>
          <w:color w:val="000000" w:themeColor="text1"/>
          <w14:textFill>
            <w14:solidFill>
              <w14:schemeClr w14:val="tx1"/>
            </w14:solidFill>
          </w14:textFill>
        </w:rPr>
        <w:sectPr>
          <w:pgSz w:w="11910" w:h="16840"/>
          <w:pgMar w:top="1540" w:right="660" w:bottom="1360" w:left="1300" w:header="1077" w:footer="1020" w:gutter="0"/>
          <w:cols w:space="720" w:num="1"/>
        </w:sectPr>
      </w:pPr>
    </w:p>
    <w:p w14:paraId="53EA32AD">
      <w:pPr>
        <w:pStyle w:val="9"/>
        <w:ind w:firstLine="0" w:firstLineChars="0"/>
        <w:jc w:val="center"/>
        <w:rPr>
          <w:rFonts w:ascii="黑体"/>
          <w:color w:val="000000" w:themeColor="text1"/>
          <w:sz w:val="20"/>
          <w14:textFill>
            <w14:solidFill>
              <w14:schemeClr w14:val="tx1"/>
            </w14:solidFill>
          </w14:textFill>
        </w:rPr>
      </w:pPr>
      <w:r>
        <w:rPr>
          <w:rFonts w:ascii="黑体"/>
          <w:color w:val="000000" w:themeColor="text1"/>
          <w:sz w:val="20"/>
          <w14:textFill>
            <w14:solidFill>
              <w14:schemeClr w14:val="tx1"/>
            </w14:solidFill>
          </w14:textFill>
        </w:rPr>
        <w:drawing>
          <wp:inline distT="0" distB="0" distL="0" distR="0">
            <wp:extent cx="2336800" cy="2535555"/>
            <wp:effectExtent l="0" t="0" r="10160" b="9525"/>
            <wp:docPr id="1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1.jpeg"/>
                    <pic:cNvPicPr>
                      <a:picLocks noChangeAspect="1"/>
                    </pic:cNvPicPr>
                  </pic:nvPicPr>
                  <pic:blipFill>
                    <a:blip r:embed="rId33" cstate="print"/>
                    <a:stretch>
                      <a:fillRect/>
                    </a:stretch>
                  </pic:blipFill>
                  <pic:spPr>
                    <a:xfrm>
                      <a:off x="0" y="0"/>
                      <a:ext cx="2337400" cy="2535935"/>
                    </a:xfrm>
                    <a:prstGeom prst="rect">
                      <a:avLst/>
                    </a:prstGeom>
                  </pic:spPr>
                </pic:pic>
              </a:graphicData>
            </a:graphic>
          </wp:inline>
        </w:drawing>
      </w:r>
    </w:p>
    <w:p w14:paraId="6BB32857">
      <w:pPr>
        <w:pStyle w:val="9"/>
        <w:spacing w:before="4"/>
        <w:ind w:firstLine="0" w:firstLineChars="0"/>
        <w:rPr>
          <w:rFonts w:ascii="黑体"/>
          <w:color w:val="000000" w:themeColor="text1"/>
          <w:sz w:val="6"/>
          <w14:textFill>
            <w14:solidFill>
              <w14:schemeClr w14:val="tx1"/>
            </w14:solidFill>
          </w14:textFill>
        </w:rPr>
      </w:pPr>
    </w:p>
    <w:p w14:paraId="10EDBE7B">
      <w:pPr>
        <w:pStyle w:val="7"/>
        <w:rPr>
          <w:color w:val="000000" w:themeColor="text1"/>
          <w14:textFill>
            <w14:solidFill>
              <w14:schemeClr w14:val="tx1"/>
            </w14:solidFill>
          </w14:textFill>
        </w:rPr>
      </w:pPr>
      <w:r>
        <w:rPr>
          <w:color w:val="000000" w:themeColor="text1"/>
          <w14:textFill>
            <w14:solidFill>
              <w14:schemeClr w14:val="tx1"/>
            </w14:solidFill>
          </w14:textFill>
        </w:rPr>
        <w:t>图 B.3</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接口转接线母头尺寸示意图</w:t>
      </w:r>
    </w:p>
    <w:p w14:paraId="61D2F0EB">
      <w:pPr>
        <w:ind w:firstLine="0" w:firstLineChars="0"/>
        <w:jc w:val="center"/>
        <w:rPr>
          <w:rFonts w:ascii="黑体" w:eastAsia="黑体"/>
          <w:color w:val="000000" w:themeColor="text1"/>
          <w14:textFill>
            <w14:solidFill>
              <w14:schemeClr w14:val="tx1"/>
            </w14:solidFill>
          </w14:textFill>
        </w:rPr>
        <w:sectPr>
          <w:pgSz w:w="11910" w:h="16840"/>
          <w:pgMar w:top="1540" w:right="660" w:bottom="1360" w:left="1300" w:header="1077" w:footer="1020" w:gutter="0"/>
          <w:cols w:space="720" w:num="1"/>
        </w:sectPr>
      </w:pPr>
    </w:p>
    <w:p w14:paraId="7AA702AE">
      <w:pPr>
        <w:pStyle w:val="27"/>
        <w:tabs>
          <w:tab w:val="left" w:pos="360"/>
        </w:tabs>
        <w:rPr>
          <w:color w:val="000000" w:themeColor="text1"/>
          <w14:textFill>
            <w14:solidFill>
              <w14:schemeClr w14:val="tx1"/>
            </w14:solidFill>
          </w14:textFill>
        </w:rPr>
      </w:pPr>
      <w:bookmarkStart w:id="425" w:name="_Toc29273"/>
      <w:bookmarkStart w:id="426" w:name="_Toc320"/>
      <w:bookmarkStart w:id="427" w:name="_Toc778909202"/>
      <w:bookmarkStart w:id="428" w:name="_Toc1284425081"/>
      <w:bookmarkStart w:id="429" w:name="_Toc1764006393"/>
      <w:r>
        <w:rPr>
          <w:rFonts w:hint="eastAsia"/>
          <w:color w:val="000000" w:themeColor="text1"/>
          <w14:textFill>
            <w14:solidFill>
              <w14:schemeClr w14:val="tx1"/>
            </w14:solidFill>
          </w14:textFill>
        </w:rPr>
        <w:t>无线接口转换器技术要求</w:t>
      </w:r>
      <w:bookmarkEnd w:id="425"/>
      <w:bookmarkEnd w:id="426"/>
      <w:bookmarkEnd w:id="427"/>
      <w:bookmarkEnd w:id="428"/>
      <w:bookmarkEnd w:id="429"/>
    </w:p>
    <w:p w14:paraId="603D5BB8">
      <w:pPr>
        <w:pStyle w:val="5"/>
        <w:tabs>
          <w:tab w:val="left" w:pos="813"/>
        </w:tabs>
        <w:spacing w:before="121"/>
        <w:ind w:firstLine="0" w:firstLineChars="0"/>
        <w:jc w:val="left"/>
        <w:outlineLvl w:val="1"/>
        <w:rPr>
          <w:rFonts w:ascii="黑体" w:eastAsia="黑体"/>
          <w:color w:val="000000" w:themeColor="text1"/>
          <w:spacing w:val="-3"/>
          <w14:textFill>
            <w14:solidFill>
              <w14:schemeClr w14:val="tx1"/>
            </w14:solidFill>
          </w14:textFill>
        </w:rPr>
      </w:pPr>
      <w:r>
        <w:rPr>
          <w:rFonts w:hint="eastAsia" w:ascii="黑体" w:eastAsia="黑体"/>
          <w:color w:val="000000" w:themeColor="text1"/>
          <w:spacing w:val="-3"/>
          <w14:textFill>
            <w14:solidFill>
              <w14:schemeClr w14:val="tx1"/>
            </w14:solidFill>
          </w14:textFill>
        </w:rPr>
        <w:t>C.1无线接口转换器形式外观参考示意图</w:t>
      </w:r>
    </w:p>
    <w:p w14:paraId="0336A6E6">
      <w:pPr>
        <w:pStyle w:val="5"/>
        <w:tabs>
          <w:tab w:val="left" w:pos="813"/>
        </w:tabs>
        <w:spacing w:before="121"/>
        <w:jc w:val="left"/>
        <w:outlineLvl w:val="1"/>
        <w:rPr>
          <w:rFonts w:ascii="宋体" w:hAnsi="宋体"/>
          <w:szCs w:val="20"/>
        </w:rPr>
      </w:pPr>
      <w:r>
        <w:rPr>
          <w:rFonts w:hint="eastAsia" w:ascii="宋体" w:hAnsi="宋体"/>
          <w:szCs w:val="20"/>
        </w:rPr>
        <w:t>无线接口转换器接口形式应适配各品牌逆变器接口，天线配置（外置长天线/短棒天线）应能配合现场逆变器的安装条件、接口、通信环境做调节，以下是几种常见的外观形式，仅供参考。</w:t>
      </w:r>
    </w:p>
    <w:p w14:paraId="3836F02E">
      <w:pPr>
        <w:pStyle w:val="5"/>
        <w:tabs>
          <w:tab w:val="left" w:pos="813"/>
        </w:tabs>
        <w:spacing w:before="121"/>
        <w:ind w:firstLine="0" w:firstLineChars="0"/>
        <w:jc w:val="center"/>
      </w:pPr>
      <w:r>
        <w:rPr>
          <w:rFonts w:hint="eastAsia"/>
        </w:rPr>
        <w:drawing>
          <wp:inline distT="0" distB="0" distL="114300" distR="114300">
            <wp:extent cx="3471545" cy="2928620"/>
            <wp:effectExtent l="0" t="0" r="14605" b="5080"/>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34"/>
                    <a:stretch>
                      <a:fillRect/>
                    </a:stretch>
                  </pic:blipFill>
                  <pic:spPr>
                    <a:xfrm>
                      <a:off x="0" y="0"/>
                      <a:ext cx="3471545" cy="2928620"/>
                    </a:xfrm>
                    <a:prstGeom prst="rect">
                      <a:avLst/>
                    </a:prstGeom>
                  </pic:spPr>
                </pic:pic>
              </a:graphicData>
            </a:graphic>
          </wp:inline>
        </w:drawing>
      </w:r>
      <w:r>
        <w:drawing>
          <wp:inline distT="0" distB="0" distL="0" distR="0">
            <wp:extent cx="1438275" cy="2901315"/>
            <wp:effectExtent l="0" t="0" r="952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5"/>
                    <a:stretch>
                      <a:fillRect/>
                    </a:stretch>
                  </pic:blipFill>
                  <pic:spPr>
                    <a:xfrm>
                      <a:off x="0" y="0"/>
                      <a:ext cx="1438275" cy="2901315"/>
                    </a:xfrm>
                    <a:prstGeom prst="rect">
                      <a:avLst/>
                    </a:prstGeom>
                  </pic:spPr>
                </pic:pic>
              </a:graphicData>
            </a:graphic>
          </wp:inline>
        </w:drawing>
      </w:r>
    </w:p>
    <w:p w14:paraId="1201549E">
      <w:pPr>
        <w:pStyle w:val="7"/>
        <w:rPr>
          <w:color w:val="000000" w:themeColor="text1"/>
          <w14:textFill>
            <w14:solidFill>
              <w14:schemeClr w14:val="tx1"/>
            </w14:solidFill>
          </w14:textFill>
        </w:rPr>
      </w:pPr>
      <w:bookmarkStart w:id="430" w:name="OLE_LINK20"/>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.1</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无线接口转换器外观</w:t>
      </w:r>
      <w:r>
        <w:rPr>
          <w:color w:val="000000" w:themeColor="text1"/>
          <w14:textFill>
            <w14:solidFill>
              <w14:schemeClr w14:val="tx1"/>
            </w14:solidFill>
          </w14:textFill>
        </w:rPr>
        <w:t>示意图</w:t>
      </w:r>
      <w:r>
        <w:rPr>
          <w:rFonts w:hint="eastAsia"/>
          <w:color w:val="000000" w:themeColor="text1"/>
          <w14:textFill>
            <w14:solidFill>
              <w14:schemeClr w14:val="tx1"/>
            </w14:solidFill>
          </w14:textFill>
        </w:rPr>
        <w:t>（参考1）</w:t>
      </w:r>
    </w:p>
    <w:bookmarkEnd w:id="430"/>
    <w:p w14:paraId="6998439A">
      <w:pPr>
        <w:pStyle w:val="5"/>
        <w:tabs>
          <w:tab w:val="left" w:pos="813"/>
        </w:tabs>
        <w:spacing w:before="121"/>
        <w:ind w:firstLine="0" w:firstLineChars="0"/>
        <w:jc w:val="center"/>
        <w:rPr>
          <w:rFonts w:ascii="黑体" w:eastAsia="黑体"/>
          <w:color w:val="000000" w:themeColor="text1"/>
          <w:spacing w:val="-3"/>
          <w14:textFill>
            <w14:solidFill>
              <w14:schemeClr w14:val="tx1"/>
            </w14:solidFill>
          </w14:textFill>
        </w:rPr>
      </w:pPr>
      <w:r>
        <w:drawing>
          <wp:inline distT="0" distB="0" distL="114300" distR="114300">
            <wp:extent cx="2647315" cy="3317240"/>
            <wp:effectExtent l="0" t="0" r="4445" b="508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6"/>
                    <a:stretch>
                      <a:fillRect/>
                    </a:stretch>
                  </pic:blipFill>
                  <pic:spPr>
                    <a:xfrm>
                      <a:off x="0" y="0"/>
                      <a:ext cx="2647315" cy="3317240"/>
                    </a:xfrm>
                    <a:prstGeom prst="rect">
                      <a:avLst/>
                    </a:prstGeom>
                    <a:noFill/>
                    <a:ln>
                      <a:noFill/>
                    </a:ln>
                  </pic:spPr>
                </pic:pic>
              </a:graphicData>
            </a:graphic>
          </wp:inline>
        </w:drawing>
      </w:r>
    </w:p>
    <w:p w14:paraId="326235F4">
      <w:pPr>
        <w:pStyle w:val="7"/>
        <w:rPr>
          <w:color w:val="000000" w:themeColor="text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无线接口转换器外观</w:t>
      </w:r>
      <w:r>
        <w:rPr>
          <w:color w:val="000000" w:themeColor="text1"/>
          <w14:textFill>
            <w14:solidFill>
              <w14:schemeClr w14:val="tx1"/>
            </w14:solidFill>
          </w14:textFill>
        </w:rPr>
        <w:t>示意图</w:t>
      </w:r>
      <w:r>
        <w:rPr>
          <w:rFonts w:hint="eastAsia"/>
          <w:color w:val="000000" w:themeColor="text1"/>
          <w14:textFill>
            <w14:solidFill>
              <w14:schemeClr w14:val="tx1"/>
            </w14:solidFill>
          </w14:textFill>
        </w:rPr>
        <w:t>（参考2）</w:t>
      </w:r>
    </w:p>
    <w:p w14:paraId="10864C60">
      <w:pPr>
        <w:ind w:firstLine="0" w:firstLineChars="0"/>
        <w:jc w:val="center"/>
      </w:pPr>
      <w:r>
        <w:drawing>
          <wp:inline distT="0" distB="0" distL="114300" distR="114300">
            <wp:extent cx="6308725" cy="2088515"/>
            <wp:effectExtent l="0" t="0" r="635" b="1460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37"/>
                    <a:stretch>
                      <a:fillRect/>
                    </a:stretch>
                  </pic:blipFill>
                  <pic:spPr>
                    <a:xfrm>
                      <a:off x="0" y="0"/>
                      <a:ext cx="6308725" cy="2088515"/>
                    </a:xfrm>
                    <a:prstGeom prst="rect">
                      <a:avLst/>
                    </a:prstGeom>
                    <a:noFill/>
                    <a:ln>
                      <a:noFill/>
                    </a:ln>
                  </pic:spPr>
                </pic:pic>
              </a:graphicData>
            </a:graphic>
          </wp:inline>
        </w:drawing>
      </w:r>
    </w:p>
    <w:p w14:paraId="063E6ABB">
      <w:pPr>
        <w:pStyle w:val="7"/>
        <w:rPr>
          <w:color w:val="000000" w:themeColor="text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无线接口转换器外观</w:t>
      </w:r>
      <w:r>
        <w:rPr>
          <w:color w:val="000000" w:themeColor="text1"/>
          <w14:textFill>
            <w14:solidFill>
              <w14:schemeClr w14:val="tx1"/>
            </w14:solidFill>
          </w14:textFill>
        </w:rPr>
        <w:t>示意图</w:t>
      </w:r>
      <w:r>
        <w:rPr>
          <w:rFonts w:hint="eastAsia"/>
          <w:color w:val="000000" w:themeColor="text1"/>
          <w14:textFill>
            <w14:solidFill>
              <w14:schemeClr w14:val="tx1"/>
            </w14:solidFill>
          </w14:textFill>
        </w:rPr>
        <w:t>（参考3）</w:t>
      </w:r>
    </w:p>
    <w:p w14:paraId="4284177F">
      <w:pPr>
        <w:ind w:firstLine="0" w:firstLineChars="0"/>
        <w:jc w:val="center"/>
      </w:pPr>
      <w:r>
        <w:drawing>
          <wp:inline distT="0" distB="0" distL="114300" distR="114300">
            <wp:extent cx="4582160" cy="4006850"/>
            <wp:effectExtent l="0" t="0" r="5080" b="127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8"/>
                    <a:stretch>
                      <a:fillRect/>
                    </a:stretch>
                  </pic:blipFill>
                  <pic:spPr>
                    <a:xfrm>
                      <a:off x="0" y="0"/>
                      <a:ext cx="4582160" cy="4006850"/>
                    </a:xfrm>
                    <a:prstGeom prst="rect">
                      <a:avLst/>
                    </a:prstGeom>
                    <a:noFill/>
                    <a:ln>
                      <a:noFill/>
                    </a:ln>
                  </pic:spPr>
                </pic:pic>
              </a:graphicData>
            </a:graphic>
          </wp:inline>
        </w:drawing>
      </w:r>
    </w:p>
    <w:p w14:paraId="7BEC53AD">
      <w:pPr>
        <w:pStyle w:val="7"/>
        <w:rPr>
          <w:rFonts w:hint="eastAsia"/>
          <w:color w:val="000000" w:themeColor="text1"/>
          <w14:textFill>
            <w14:solidFill>
              <w14:schemeClr w14:val="tx1"/>
            </w14:solidFill>
          </w14:textFill>
        </w:rPr>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无线接口转换器外观</w:t>
      </w:r>
      <w:r>
        <w:rPr>
          <w:color w:val="000000" w:themeColor="text1"/>
          <w14:textFill>
            <w14:solidFill>
              <w14:schemeClr w14:val="tx1"/>
            </w14:solidFill>
          </w14:textFill>
        </w:rPr>
        <w:t>示意图</w:t>
      </w:r>
      <w:r>
        <w:rPr>
          <w:rFonts w:hint="eastAsia"/>
          <w:color w:val="000000" w:themeColor="text1"/>
          <w14:textFill>
            <w14:solidFill>
              <w14:schemeClr w14:val="tx1"/>
            </w14:solidFill>
          </w14:textFill>
        </w:rPr>
        <w:t>（参考4）</w:t>
      </w:r>
    </w:p>
    <w:p w14:paraId="0D62E835">
      <w:pPr>
        <w:ind w:firstLine="0" w:firstLineChars="0"/>
        <w:jc w:val="center"/>
        <w:rPr>
          <w:rFonts w:hint="eastAsia" w:eastAsia="宋体"/>
          <w:lang w:eastAsia="zh-CN"/>
        </w:rPr>
      </w:pPr>
      <w:r>
        <w:rPr>
          <w:rFonts w:hint="eastAsia" w:eastAsia="宋体"/>
          <w:lang w:eastAsia="zh-CN"/>
        </w:rPr>
        <w:drawing>
          <wp:inline distT="0" distB="0" distL="114300" distR="114300">
            <wp:extent cx="1447800" cy="1919605"/>
            <wp:effectExtent l="0" t="0" r="0" b="4445"/>
            <wp:docPr id="12" name="图片 12" descr="2fd6b31301d2c5879d755784bbfaf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fd6b31301d2c5879d755784bbfaf9ee"/>
                    <pic:cNvPicPr>
                      <a:picLocks noChangeAspect="1"/>
                    </pic:cNvPicPr>
                  </pic:nvPicPr>
                  <pic:blipFill>
                    <a:blip r:embed="rId39"/>
                    <a:stretch>
                      <a:fillRect/>
                    </a:stretch>
                  </pic:blipFill>
                  <pic:spPr>
                    <a:xfrm>
                      <a:off x="0" y="0"/>
                      <a:ext cx="1447800" cy="1919605"/>
                    </a:xfrm>
                    <a:prstGeom prst="rect">
                      <a:avLst/>
                    </a:prstGeom>
                  </pic:spPr>
                </pic:pic>
              </a:graphicData>
            </a:graphic>
          </wp:inline>
        </w:drawing>
      </w:r>
      <w:r>
        <w:rPr>
          <w:rFonts w:hint="eastAsia" w:eastAsia="宋体"/>
          <w:lang w:eastAsia="zh-CN"/>
        </w:rPr>
        <w:drawing>
          <wp:inline distT="0" distB="0" distL="114300" distR="114300">
            <wp:extent cx="2005965" cy="1749425"/>
            <wp:effectExtent l="0" t="0" r="13335" b="3175"/>
            <wp:docPr id="25" name="图片 25" descr="ab37e8fa5ec29c5384f97dec4517c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b37e8fa5ec29c5384f97dec4517cb7e"/>
                    <pic:cNvPicPr>
                      <a:picLocks noChangeAspect="1"/>
                    </pic:cNvPicPr>
                  </pic:nvPicPr>
                  <pic:blipFill>
                    <a:blip r:embed="rId40"/>
                    <a:stretch>
                      <a:fillRect/>
                    </a:stretch>
                  </pic:blipFill>
                  <pic:spPr>
                    <a:xfrm>
                      <a:off x="0" y="0"/>
                      <a:ext cx="2005965" cy="1749425"/>
                    </a:xfrm>
                    <a:prstGeom prst="rect">
                      <a:avLst/>
                    </a:prstGeom>
                  </pic:spPr>
                </pic:pic>
              </a:graphicData>
            </a:graphic>
          </wp:inline>
        </w:drawing>
      </w:r>
      <w:r>
        <w:rPr>
          <w:rFonts w:hint="eastAsia" w:eastAsia="宋体"/>
          <w:lang w:eastAsia="zh-CN"/>
        </w:rPr>
        <w:drawing>
          <wp:inline distT="0" distB="0" distL="114300" distR="114300">
            <wp:extent cx="1604645" cy="1773555"/>
            <wp:effectExtent l="0" t="0" r="14605" b="17145"/>
            <wp:docPr id="27" name="图片 27" descr="4733f56d282921e5df28f27c842b0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733f56d282921e5df28f27c842b029f"/>
                    <pic:cNvPicPr>
                      <a:picLocks noChangeAspect="1"/>
                    </pic:cNvPicPr>
                  </pic:nvPicPr>
                  <pic:blipFill>
                    <a:blip r:embed="rId41"/>
                    <a:stretch>
                      <a:fillRect/>
                    </a:stretch>
                  </pic:blipFill>
                  <pic:spPr>
                    <a:xfrm>
                      <a:off x="0" y="0"/>
                      <a:ext cx="1604645" cy="1773555"/>
                    </a:xfrm>
                    <a:prstGeom prst="rect">
                      <a:avLst/>
                    </a:prstGeom>
                  </pic:spPr>
                </pic:pic>
              </a:graphicData>
            </a:graphic>
          </wp:inline>
        </w:drawing>
      </w:r>
    </w:p>
    <w:p w14:paraId="666E0A05">
      <w:pPr>
        <w:pStyle w:val="7"/>
      </w:pPr>
      <w:r>
        <w:rPr>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无线接口转换器外观</w:t>
      </w:r>
      <w:r>
        <w:rPr>
          <w:color w:val="000000" w:themeColor="text1"/>
          <w14:textFill>
            <w14:solidFill>
              <w14:schemeClr w14:val="tx1"/>
            </w14:solidFill>
          </w14:textFill>
        </w:rPr>
        <w:t>示意图</w:t>
      </w:r>
      <w:r>
        <w:rPr>
          <w:rFonts w:hint="eastAsia"/>
          <w:color w:val="000000" w:themeColor="text1"/>
          <w14:textFill>
            <w14:solidFill>
              <w14:schemeClr w14:val="tx1"/>
            </w14:solidFill>
          </w14:textFill>
        </w:rPr>
        <w:t>（参考</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w:t>
      </w:r>
    </w:p>
    <w:p w14:paraId="002867C2">
      <w:pPr>
        <w:ind w:firstLine="0" w:firstLineChars="0"/>
        <w:jc w:val="center"/>
        <w:rPr>
          <w:rFonts w:hint="eastAsia" w:eastAsia="宋体"/>
          <w:lang w:val="en-US" w:eastAsia="zh-CN"/>
        </w:rPr>
      </w:pPr>
    </w:p>
    <w:p w14:paraId="7290117D">
      <w:pPr>
        <w:pStyle w:val="5"/>
        <w:tabs>
          <w:tab w:val="left" w:pos="813"/>
        </w:tabs>
        <w:spacing w:before="121"/>
        <w:ind w:firstLine="0" w:firstLineChars="0"/>
        <w:outlineLvl w:val="1"/>
        <w:rPr>
          <w:rFonts w:ascii="黑体" w:eastAsia="黑体"/>
          <w:color w:val="000000" w:themeColor="text1"/>
          <w:spacing w:val="-3"/>
          <w14:textFill>
            <w14:solidFill>
              <w14:schemeClr w14:val="tx1"/>
            </w14:solidFill>
          </w14:textFill>
        </w:rPr>
      </w:pPr>
      <w:r>
        <w:rPr>
          <w:rFonts w:hint="eastAsia" w:ascii="黑体" w:eastAsia="黑体"/>
          <w:color w:val="000000" w:themeColor="text1"/>
          <w:spacing w:val="-3"/>
          <w14:textFill>
            <w14:solidFill>
              <w14:schemeClr w14:val="tx1"/>
            </w14:solidFill>
          </w14:textFill>
        </w:rPr>
        <w:t>C.2 供电要求</w:t>
      </w:r>
    </w:p>
    <w:p w14:paraId="2223FC93">
      <w:pPr>
        <w:spacing w:line="560" w:lineRule="exact"/>
        <w:rPr>
          <w:rFonts w:ascii="宋体" w:hAnsi="宋体"/>
        </w:rPr>
      </w:pPr>
      <w:bookmarkStart w:id="431" w:name="OLE_LINK6"/>
      <w:r>
        <w:rPr>
          <w:rFonts w:hint="eastAsia" w:ascii="宋体" w:hAnsi="宋体"/>
        </w:rPr>
        <w:t>无线接口转换器</w:t>
      </w:r>
      <w:bookmarkEnd w:id="431"/>
      <w:r>
        <w:rPr>
          <w:rFonts w:hint="eastAsia" w:ascii="宋体" w:hAnsi="宋体"/>
        </w:rPr>
        <w:t>工作电压范围为DC5.0-12V，在非通信状态下，无线接口转换器功率消耗≤1.5W。在通信状态下，无线接口转换器功率消耗≤2.5W。</w:t>
      </w:r>
    </w:p>
    <w:p w14:paraId="321A19E0">
      <w:pPr>
        <w:pStyle w:val="5"/>
        <w:tabs>
          <w:tab w:val="left" w:pos="813"/>
        </w:tabs>
        <w:spacing w:before="121"/>
        <w:ind w:firstLine="0" w:firstLineChars="0"/>
        <w:outlineLvl w:val="1"/>
        <w:rPr>
          <w:rFonts w:ascii="黑体" w:eastAsia="黑体"/>
          <w:color w:val="000000" w:themeColor="text1"/>
          <w:spacing w:val="-3"/>
          <w14:textFill>
            <w14:solidFill>
              <w14:schemeClr w14:val="tx1"/>
            </w14:solidFill>
          </w14:textFill>
        </w:rPr>
      </w:pPr>
      <w:r>
        <w:rPr>
          <w:rFonts w:hint="eastAsia" w:ascii="黑体" w:eastAsia="黑体"/>
          <w:color w:val="000000" w:themeColor="text1"/>
          <w:spacing w:val="-3"/>
          <w14:textFill>
            <w14:solidFill>
              <w14:schemeClr w14:val="tx1"/>
            </w14:solidFill>
          </w14:textFill>
        </w:rPr>
        <w:t>C.3接口要求</w:t>
      </w:r>
    </w:p>
    <w:p w14:paraId="3DB4648D">
      <w:pPr>
        <w:numPr>
          <w:ilvl w:val="0"/>
          <w:numId w:val="6"/>
        </w:numPr>
        <w:ind w:firstLine="422"/>
        <w:rPr>
          <w:bCs/>
          <w:color w:val="000000" w:themeColor="text1"/>
          <w14:textFill>
            <w14:solidFill>
              <w14:schemeClr w14:val="tx1"/>
            </w14:solidFill>
          </w14:textFill>
        </w:rPr>
      </w:pPr>
      <w:r>
        <w:rPr>
          <w:rFonts w:hint="eastAsia"/>
          <w:b/>
          <w:bCs/>
          <w:color w:val="000000" w:themeColor="text1"/>
          <w14:textFill>
            <w14:solidFill>
              <w14:schemeClr w14:val="tx1"/>
            </w14:solidFill>
          </w14:textFill>
        </w:rPr>
        <w:t>上行通信接口</w:t>
      </w:r>
    </w:p>
    <w:p w14:paraId="72B01485">
      <w:pPr>
        <w:spacing w:line="560" w:lineRule="exact"/>
        <w:rPr>
          <w:rFonts w:ascii="宋体" w:hAnsi="宋体"/>
        </w:rPr>
      </w:pPr>
      <w:r>
        <w:rPr>
          <w:rFonts w:hint="eastAsia" w:ascii="宋体" w:hAnsi="宋体"/>
        </w:rPr>
        <w:t>无线接口转换器上行接口如下：</w:t>
      </w:r>
    </w:p>
    <w:p w14:paraId="6CFAB04A">
      <w:pPr>
        <w:spacing w:line="560" w:lineRule="exact"/>
        <w:rPr>
          <w:rFonts w:ascii="宋体" w:hAnsi="宋体"/>
        </w:rPr>
      </w:pPr>
      <w:r>
        <w:rPr>
          <w:rFonts w:hint="eastAsia" w:ascii="宋体" w:hAnsi="宋体"/>
        </w:rPr>
        <w:t>1）无线通信接口，</w:t>
      </w:r>
      <w:r>
        <w:rPr>
          <w:rFonts w:hint="eastAsia" w:ascii="宋体" w:hAnsi="宋体"/>
          <w:lang w:val="en-US" w:eastAsia="zh-CN"/>
        </w:rPr>
        <w:t>应至少支持</w:t>
      </w:r>
      <w:r>
        <w:rPr>
          <w:rFonts w:hint="eastAsia" w:ascii="宋体" w:hAnsi="宋体"/>
        </w:rPr>
        <w:t>内置</w:t>
      </w:r>
      <w:r>
        <w:rPr>
          <w:rFonts w:hint="eastAsia" w:ascii="宋体" w:hAnsi="宋体"/>
          <w:lang w:val="en-US" w:eastAsia="zh-CN"/>
        </w:rPr>
        <w:t>HRF</w:t>
      </w:r>
      <w:r>
        <w:rPr>
          <w:rFonts w:hint="eastAsia" w:ascii="宋体" w:hAnsi="宋体"/>
        </w:rPr>
        <w:t>无线通信模块，遵从</w:t>
      </w:r>
      <w:r>
        <w:rPr>
          <w:rFonts w:hint="eastAsia" w:ascii="宋体" w:hAnsi="宋体"/>
          <w:lang w:val="en-US" w:eastAsia="zh-CN"/>
        </w:rPr>
        <w:t>南方电网计量自动化系统双模通信技术规范、</w:t>
      </w:r>
      <w:r>
        <w:rPr>
          <w:rFonts w:hint="eastAsia" w:ascii="宋体" w:hAnsi="宋体"/>
        </w:rPr>
        <w:t>DL/T 645―2007协议</w:t>
      </w:r>
      <w:r>
        <w:rPr>
          <w:rFonts w:hint="eastAsia"/>
          <w:color w:val="000000" w:themeColor="text1"/>
          <w:lang w:eastAsia="zh-CN"/>
          <w14:textFill>
            <w14:solidFill>
              <w14:schemeClr w14:val="tx1"/>
            </w14:solidFill>
          </w14:textFill>
        </w:rPr>
        <w:t>；</w:t>
      </w:r>
    </w:p>
    <w:p w14:paraId="33D57375">
      <w:pPr>
        <w:spacing w:line="560" w:lineRule="exact"/>
        <w:rPr>
          <w:rFonts w:ascii="宋体" w:hAnsi="宋体"/>
        </w:rPr>
      </w:pPr>
      <w:r>
        <w:rPr>
          <w:rFonts w:hint="eastAsia" w:ascii="宋体" w:hAnsi="宋体"/>
        </w:rPr>
        <w:t>2）有线通信接口，至少支持RS-485，遵从DL/T 645―2007协议。</w:t>
      </w:r>
    </w:p>
    <w:p w14:paraId="49821241">
      <w:pPr>
        <w:numPr>
          <w:ilvl w:val="0"/>
          <w:numId w:val="6"/>
        </w:numPr>
        <w:ind w:firstLine="422"/>
        <w:rPr>
          <w:bCs/>
          <w:color w:val="000000" w:themeColor="text1"/>
          <w14:textFill>
            <w14:solidFill>
              <w14:schemeClr w14:val="tx1"/>
            </w14:solidFill>
          </w14:textFill>
        </w:rPr>
      </w:pPr>
      <w:r>
        <w:rPr>
          <w:rFonts w:hint="eastAsia"/>
          <w:b/>
          <w:bCs/>
          <w:color w:val="000000" w:themeColor="text1"/>
          <w14:textFill>
            <w14:solidFill>
              <w14:schemeClr w14:val="tx1"/>
            </w14:solidFill>
          </w14:textFill>
        </w:rPr>
        <w:t>下行通信接口</w:t>
      </w:r>
    </w:p>
    <w:p w14:paraId="78BA7D76">
      <w:pPr>
        <w:spacing w:line="560" w:lineRule="exact"/>
        <w:rPr>
          <w:rFonts w:ascii="宋体" w:hAnsi="宋体"/>
        </w:rPr>
      </w:pPr>
      <w:r>
        <w:rPr>
          <w:rFonts w:hint="eastAsia" w:ascii="宋体" w:hAnsi="宋体"/>
        </w:rPr>
        <w:t>两路RS485接口，遵从MODBUS-RTU协议，一路RS-485挂载逆变器，一路RS-485挂载通讯采集棒时。</w:t>
      </w:r>
    </w:p>
    <w:p w14:paraId="733C298C">
      <w:pPr>
        <w:spacing w:line="560" w:lineRule="exact"/>
        <w:rPr>
          <w:rFonts w:ascii="宋体" w:hAnsi="宋体"/>
        </w:rPr>
      </w:pPr>
      <w:r>
        <w:rPr>
          <w:rFonts w:hint="eastAsia" w:ascii="宋体" w:hAnsi="宋体"/>
        </w:rPr>
        <w:t>可选配4针航空插头、DB9、USB、RJ45等接口型式适配逆变器通信接口及通信方式。</w:t>
      </w:r>
    </w:p>
    <w:p w14:paraId="16BAD78B">
      <w:pPr>
        <w:numPr>
          <w:ilvl w:val="0"/>
          <w:numId w:val="6"/>
        </w:numPr>
        <w:ind w:firstLine="422"/>
        <w:rPr>
          <w:bCs/>
          <w:color w:val="000000" w:themeColor="text1"/>
          <w14:textFill>
            <w14:solidFill>
              <w14:schemeClr w14:val="tx1"/>
            </w14:solidFill>
          </w14:textFill>
        </w:rPr>
      </w:pPr>
      <w:r>
        <w:rPr>
          <w:rFonts w:hint="eastAsia"/>
          <w:b/>
          <w:bCs/>
          <w:color w:val="000000" w:themeColor="text1"/>
          <w14:textFill>
            <w14:solidFill>
              <w14:schemeClr w14:val="tx1"/>
            </w14:solidFill>
          </w14:textFill>
        </w:rPr>
        <w:t>天线接口</w:t>
      </w:r>
    </w:p>
    <w:p w14:paraId="237B5778">
      <w:pPr>
        <w:spacing w:line="560" w:lineRule="exact"/>
        <w:rPr>
          <w:rFonts w:ascii="宋体" w:hAnsi="宋体"/>
        </w:rPr>
      </w:pPr>
      <w:r>
        <w:rPr>
          <w:rFonts w:hint="eastAsia" w:ascii="宋体" w:hAnsi="宋体"/>
        </w:rPr>
        <w:t>可搭配短棒天线和延长天线，可结合实际需求配置，默认短棒天线。</w:t>
      </w:r>
    </w:p>
    <w:p w14:paraId="22D5B5C2">
      <w:pPr>
        <w:pStyle w:val="5"/>
        <w:tabs>
          <w:tab w:val="left" w:pos="813"/>
        </w:tabs>
        <w:spacing w:before="121"/>
        <w:ind w:firstLine="0" w:firstLineChars="0"/>
        <w:outlineLvl w:val="1"/>
        <w:rPr>
          <w:rFonts w:ascii="黑体" w:eastAsia="黑体"/>
          <w:color w:val="000000" w:themeColor="text1"/>
          <w:spacing w:val="-3"/>
          <w14:textFill>
            <w14:solidFill>
              <w14:schemeClr w14:val="tx1"/>
            </w14:solidFill>
          </w14:textFill>
        </w:rPr>
      </w:pPr>
      <w:bookmarkStart w:id="432" w:name="OLE_LINK8"/>
      <w:r>
        <w:rPr>
          <w:rFonts w:hint="eastAsia" w:ascii="黑体" w:eastAsia="黑体"/>
          <w:color w:val="000000" w:themeColor="text1"/>
          <w:spacing w:val="-3"/>
          <w14:textFill>
            <w14:solidFill>
              <w14:schemeClr w14:val="tx1"/>
            </w14:solidFill>
          </w14:textFill>
        </w:rPr>
        <w:t xml:space="preserve">C.4 </w:t>
      </w:r>
      <w:bookmarkEnd w:id="432"/>
      <w:r>
        <w:rPr>
          <w:rFonts w:hint="eastAsia" w:ascii="黑体" w:eastAsia="黑体"/>
          <w:color w:val="000000" w:themeColor="text1"/>
          <w:spacing w:val="-3"/>
          <w14:textFill>
            <w14:solidFill>
              <w14:schemeClr w14:val="tx1"/>
            </w14:solidFill>
          </w14:textFill>
        </w:rPr>
        <w:t>功能要求</w:t>
      </w:r>
    </w:p>
    <w:p w14:paraId="1FF77604">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通信功能</w:t>
      </w:r>
    </w:p>
    <w:p w14:paraId="1B3ECDCC">
      <w:pPr>
        <w:spacing w:line="560" w:lineRule="exact"/>
        <w:rPr>
          <w:rFonts w:ascii="宋体" w:hAnsi="宋体"/>
        </w:rPr>
      </w:pPr>
      <w:r>
        <w:rPr>
          <w:rFonts w:hint="eastAsia" w:ascii="宋体" w:hAnsi="宋体"/>
        </w:rPr>
        <w:t>无线接口转换器上行通过无线方式与光伏协议转换单元通信，实现逆变器和光伏协议转换单元之间的数据交互。</w:t>
      </w:r>
    </w:p>
    <w:p w14:paraId="7FF512E4">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通道仲裁</w:t>
      </w:r>
    </w:p>
    <w:p w14:paraId="057498AE">
      <w:pPr>
        <w:numPr>
          <w:ilvl w:val="255"/>
          <w:numId w:val="0"/>
        </w:numPr>
        <w:spacing w:line="560" w:lineRule="exact"/>
        <w:ind w:firstLine="420" w:firstLineChars="200"/>
        <w:rPr>
          <w:rFonts w:ascii="宋体" w:hAnsi="宋体"/>
        </w:rPr>
      </w:pPr>
      <w:r>
        <w:rPr>
          <w:rFonts w:hint="eastAsia" w:ascii="宋体" w:hAnsi="宋体"/>
        </w:rPr>
        <w:t>下行一路RS-485挂载逆变器，一路RS-485挂载通讯采集棒时，自动管理通信时序，仲裁光伏协议转换单元与逆变器采集棒同时抄读逆变器信息的数据通道。</w:t>
      </w:r>
    </w:p>
    <w:p w14:paraId="3BB41F8F">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参数配置</w:t>
      </w:r>
    </w:p>
    <w:p w14:paraId="111F9C55">
      <w:pPr>
        <w:numPr>
          <w:ilvl w:val="255"/>
          <w:numId w:val="0"/>
        </w:numPr>
        <w:spacing w:line="560" w:lineRule="exact"/>
        <w:ind w:firstLine="420" w:firstLineChars="200"/>
        <w:rPr>
          <w:rFonts w:ascii="宋体" w:hAnsi="宋体"/>
        </w:rPr>
      </w:pPr>
      <w:r>
        <w:rPr>
          <w:rFonts w:hint="eastAsia" w:ascii="宋体" w:hAnsi="宋体"/>
        </w:rPr>
        <w:t>具备无线运维端口，支持数据召测和通信地址、无线通信等参数配置。</w:t>
      </w:r>
    </w:p>
    <w:p w14:paraId="642EF2AE">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协议转换（选配功能，按实际需求配置）</w:t>
      </w:r>
    </w:p>
    <w:p w14:paraId="3AEE14DF">
      <w:pPr>
        <w:spacing w:line="560" w:lineRule="exact"/>
        <w:rPr>
          <w:rFonts w:ascii="宋体" w:hAnsi="宋体"/>
        </w:rPr>
      </w:pPr>
      <w:bookmarkStart w:id="433" w:name="OLE_LINK11"/>
      <w:r>
        <w:rPr>
          <w:rFonts w:hint="eastAsia" w:ascii="宋体" w:hAnsi="宋体"/>
        </w:rPr>
        <w:t>无线接口转换器</w:t>
      </w:r>
      <w:bookmarkEnd w:id="433"/>
      <w:r>
        <w:rPr>
          <w:rFonts w:hint="eastAsia" w:ascii="宋体" w:hAnsi="宋体"/>
        </w:rPr>
        <w:t>具备将光伏逆变器Modbus等协议自适应转换成DL/T 645―2007协议并转发采集数据至上行设备的功能。</w:t>
      </w:r>
    </w:p>
    <w:p w14:paraId="27DF568C">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状态灯指示</w:t>
      </w:r>
    </w:p>
    <w:p w14:paraId="26C8F60B">
      <w:pPr>
        <w:spacing w:line="560" w:lineRule="exact"/>
        <w:rPr>
          <w:rFonts w:ascii="宋体" w:hAnsi="宋体"/>
        </w:rPr>
      </w:pPr>
      <w:bookmarkStart w:id="434" w:name="OLE_LINK17"/>
      <w:r>
        <w:rPr>
          <w:rFonts w:hint="eastAsia" w:ascii="宋体" w:hAnsi="宋体"/>
        </w:rPr>
        <w:t>无线接口转换器</w:t>
      </w:r>
      <w:bookmarkEnd w:id="434"/>
      <w:r>
        <w:rPr>
          <w:rFonts w:hint="eastAsia" w:ascii="宋体" w:hAnsi="宋体"/>
        </w:rPr>
        <w:t>指示灯释义见表 C.5。</w:t>
      </w:r>
    </w:p>
    <w:p w14:paraId="4318997E">
      <w:pPr>
        <w:pStyle w:val="7"/>
      </w:pPr>
      <w:r>
        <w:t xml:space="preserve">表 </w:t>
      </w:r>
      <w:r>
        <w:rPr>
          <w:rFonts w:hint="eastAsia"/>
        </w:rPr>
        <w:t>C</w:t>
      </w:r>
      <w:r>
        <w:t>.</w:t>
      </w:r>
      <w:r>
        <w:rPr>
          <w:rFonts w:hint="eastAsia"/>
        </w:rPr>
        <w:t>5</w:t>
      </w:r>
      <w:r>
        <w:t xml:space="preserve"> 指示灯状态释义</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2"/>
        <w:gridCol w:w="2266"/>
        <w:gridCol w:w="3990"/>
      </w:tblGrid>
      <w:tr w14:paraId="5FC4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exact"/>
          <w:jc w:val="center"/>
        </w:trPr>
        <w:tc>
          <w:tcPr>
            <w:tcW w:w="1652" w:type="dxa"/>
            <w:tcBorders>
              <w:top w:val="single" w:color="auto" w:sz="4" w:space="0"/>
              <w:left w:val="single" w:color="auto" w:sz="4" w:space="0"/>
              <w:bottom w:val="single" w:color="auto" w:sz="4" w:space="0"/>
              <w:right w:val="single" w:color="auto" w:sz="4" w:space="0"/>
            </w:tcBorders>
            <w:vAlign w:val="center"/>
          </w:tcPr>
          <w:p w14:paraId="198FC325">
            <w:pPr>
              <w:pStyle w:val="9"/>
              <w:spacing w:line="240" w:lineRule="auto"/>
              <w:ind w:firstLine="0" w:firstLineChars="0"/>
              <w:jc w:val="center"/>
              <w:rPr>
                <w:rFonts w:cs="宋体"/>
                <w:b/>
                <w:bCs/>
                <w:w w:val="95"/>
                <w:sz w:val="18"/>
                <w:szCs w:val="18"/>
              </w:rPr>
            </w:pPr>
            <w:r>
              <w:rPr>
                <w:rFonts w:hint="eastAsia" w:cs="宋体"/>
                <w:b/>
                <w:bCs/>
                <w:w w:val="95"/>
                <w:sz w:val="18"/>
                <w:szCs w:val="18"/>
              </w:rPr>
              <w:t>指示灯名称</w:t>
            </w:r>
          </w:p>
        </w:tc>
        <w:tc>
          <w:tcPr>
            <w:tcW w:w="2266" w:type="dxa"/>
            <w:tcBorders>
              <w:top w:val="single" w:color="auto" w:sz="4" w:space="0"/>
              <w:left w:val="single" w:color="auto" w:sz="4" w:space="0"/>
              <w:bottom w:val="single" w:color="auto" w:sz="4" w:space="0"/>
              <w:right w:val="single" w:color="auto" w:sz="4" w:space="0"/>
            </w:tcBorders>
            <w:vAlign w:val="center"/>
          </w:tcPr>
          <w:p w14:paraId="2B7B5304">
            <w:pPr>
              <w:pStyle w:val="9"/>
              <w:spacing w:line="240" w:lineRule="auto"/>
              <w:ind w:firstLine="0" w:firstLineChars="0"/>
              <w:rPr>
                <w:rFonts w:cs="宋体"/>
                <w:b/>
                <w:bCs/>
                <w:w w:val="95"/>
                <w:sz w:val="18"/>
                <w:szCs w:val="18"/>
              </w:rPr>
            </w:pPr>
            <w:r>
              <w:rPr>
                <w:rFonts w:hint="eastAsia" w:cs="宋体"/>
                <w:b/>
                <w:bCs/>
                <w:w w:val="95"/>
                <w:sz w:val="18"/>
                <w:szCs w:val="18"/>
              </w:rPr>
              <w:t>指示灯状态</w:t>
            </w:r>
          </w:p>
        </w:tc>
        <w:tc>
          <w:tcPr>
            <w:tcW w:w="3990" w:type="dxa"/>
            <w:tcBorders>
              <w:top w:val="single" w:color="auto" w:sz="4" w:space="0"/>
              <w:left w:val="single" w:color="auto" w:sz="4" w:space="0"/>
              <w:bottom w:val="single" w:color="auto" w:sz="4" w:space="0"/>
              <w:right w:val="single" w:color="auto" w:sz="4" w:space="0"/>
            </w:tcBorders>
            <w:vAlign w:val="center"/>
          </w:tcPr>
          <w:p w14:paraId="1677CED9">
            <w:pPr>
              <w:pStyle w:val="9"/>
              <w:spacing w:line="240" w:lineRule="auto"/>
              <w:ind w:firstLine="0" w:firstLineChars="0"/>
              <w:jc w:val="center"/>
              <w:rPr>
                <w:rFonts w:cs="宋体"/>
                <w:b/>
                <w:bCs/>
                <w:w w:val="95"/>
                <w:sz w:val="18"/>
                <w:szCs w:val="18"/>
              </w:rPr>
            </w:pPr>
            <w:r>
              <w:rPr>
                <w:rFonts w:hint="eastAsia" w:cs="宋体"/>
                <w:b/>
                <w:bCs/>
                <w:w w:val="95"/>
                <w:sz w:val="18"/>
                <w:szCs w:val="18"/>
              </w:rPr>
              <w:t>功能说明</w:t>
            </w:r>
          </w:p>
        </w:tc>
      </w:tr>
      <w:tr w14:paraId="4240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118499D3">
            <w:pPr>
              <w:pStyle w:val="9"/>
              <w:spacing w:line="240" w:lineRule="auto"/>
              <w:ind w:firstLine="0" w:firstLineChars="0"/>
              <w:rPr>
                <w:rFonts w:cs="宋体"/>
                <w:sz w:val="18"/>
                <w:szCs w:val="18"/>
              </w:rPr>
            </w:pPr>
            <w:r>
              <w:rPr>
                <w:rFonts w:hint="eastAsia" w:cs="宋体"/>
                <w:sz w:val="18"/>
                <w:szCs w:val="18"/>
              </w:rPr>
              <w:t>运行</w:t>
            </w:r>
          </w:p>
        </w:tc>
        <w:tc>
          <w:tcPr>
            <w:tcW w:w="2266" w:type="dxa"/>
            <w:tcBorders>
              <w:top w:val="single" w:color="auto" w:sz="4" w:space="0"/>
              <w:left w:val="single" w:color="auto" w:sz="4" w:space="0"/>
              <w:bottom w:val="single" w:color="auto" w:sz="4" w:space="0"/>
              <w:right w:val="single" w:color="auto" w:sz="4" w:space="0"/>
            </w:tcBorders>
            <w:vAlign w:val="center"/>
          </w:tcPr>
          <w:p w14:paraId="39A9088A">
            <w:pPr>
              <w:pStyle w:val="9"/>
              <w:spacing w:line="240" w:lineRule="auto"/>
              <w:ind w:firstLine="0" w:firstLineChars="0"/>
              <w:jc w:val="center"/>
              <w:rPr>
                <w:rFonts w:cs="宋体"/>
                <w:sz w:val="18"/>
                <w:szCs w:val="18"/>
              </w:rPr>
            </w:pPr>
            <w:r>
              <w:rPr>
                <w:rFonts w:hint="eastAsia" w:cs="宋体"/>
                <w:sz w:val="18"/>
                <w:szCs w:val="18"/>
              </w:rPr>
              <w:t>红色常亮</w:t>
            </w:r>
          </w:p>
        </w:tc>
        <w:tc>
          <w:tcPr>
            <w:tcW w:w="3990" w:type="dxa"/>
            <w:tcBorders>
              <w:top w:val="single" w:color="auto" w:sz="4" w:space="0"/>
              <w:left w:val="single" w:color="auto" w:sz="4" w:space="0"/>
              <w:bottom w:val="single" w:color="auto" w:sz="4" w:space="0"/>
              <w:right w:val="single" w:color="auto" w:sz="4" w:space="0"/>
            </w:tcBorders>
            <w:vAlign w:val="center"/>
          </w:tcPr>
          <w:p w14:paraId="10FD310B">
            <w:pPr>
              <w:pStyle w:val="9"/>
              <w:spacing w:line="240" w:lineRule="auto"/>
              <w:ind w:firstLine="0" w:firstLineChars="0"/>
              <w:jc w:val="center"/>
              <w:rPr>
                <w:rFonts w:cs="宋体"/>
                <w:sz w:val="18"/>
                <w:szCs w:val="18"/>
              </w:rPr>
            </w:pPr>
            <w:r>
              <w:rPr>
                <w:rFonts w:hint="eastAsia" w:cs="宋体"/>
                <w:sz w:val="18"/>
                <w:szCs w:val="18"/>
              </w:rPr>
              <w:t>初始化</w:t>
            </w:r>
          </w:p>
        </w:tc>
      </w:tr>
      <w:tr w14:paraId="4534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0AC4FC2C">
            <w:pPr>
              <w:pStyle w:val="9"/>
              <w:spacing w:line="240" w:lineRule="auto"/>
              <w:ind w:firstLine="0" w:firstLineChars="0"/>
              <w:jc w:val="center"/>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2271238E">
            <w:pPr>
              <w:pStyle w:val="9"/>
              <w:spacing w:line="240" w:lineRule="auto"/>
              <w:ind w:firstLine="0" w:firstLineChars="0"/>
              <w:jc w:val="center"/>
              <w:rPr>
                <w:rFonts w:cs="宋体"/>
                <w:sz w:val="18"/>
                <w:szCs w:val="18"/>
              </w:rPr>
            </w:pPr>
            <w:r>
              <w:rPr>
                <w:rFonts w:hint="eastAsia" w:cs="宋体"/>
                <w:sz w:val="18"/>
                <w:szCs w:val="18"/>
              </w:rPr>
              <w:t>红灯闪烁（1Hz）</w:t>
            </w:r>
          </w:p>
        </w:tc>
        <w:tc>
          <w:tcPr>
            <w:tcW w:w="3990" w:type="dxa"/>
            <w:tcBorders>
              <w:top w:val="single" w:color="auto" w:sz="4" w:space="0"/>
              <w:left w:val="single" w:color="auto" w:sz="4" w:space="0"/>
              <w:bottom w:val="single" w:color="auto" w:sz="4" w:space="0"/>
              <w:right w:val="single" w:color="auto" w:sz="4" w:space="0"/>
            </w:tcBorders>
            <w:vAlign w:val="center"/>
          </w:tcPr>
          <w:p w14:paraId="1A1BD79A">
            <w:pPr>
              <w:pStyle w:val="9"/>
              <w:spacing w:line="240" w:lineRule="auto"/>
              <w:ind w:firstLine="0" w:firstLineChars="0"/>
              <w:jc w:val="center"/>
              <w:rPr>
                <w:rFonts w:cs="宋体"/>
                <w:sz w:val="18"/>
                <w:szCs w:val="18"/>
              </w:rPr>
            </w:pPr>
            <w:r>
              <w:rPr>
                <w:rFonts w:hint="eastAsia" w:cs="宋体"/>
                <w:sz w:val="18"/>
                <w:szCs w:val="18"/>
              </w:rPr>
              <w:t>正常运行</w:t>
            </w:r>
          </w:p>
        </w:tc>
      </w:tr>
      <w:tr w14:paraId="4C37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4C31D3FE">
            <w:pPr>
              <w:pStyle w:val="9"/>
              <w:spacing w:line="240" w:lineRule="auto"/>
              <w:ind w:firstLine="0" w:firstLineChars="0"/>
              <w:jc w:val="center"/>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08C35E82">
            <w:pPr>
              <w:pStyle w:val="9"/>
              <w:spacing w:line="240" w:lineRule="auto"/>
              <w:ind w:firstLine="0" w:firstLineChars="0"/>
              <w:jc w:val="center"/>
              <w:rPr>
                <w:rFonts w:cs="宋体"/>
                <w:sz w:val="18"/>
                <w:szCs w:val="18"/>
              </w:rPr>
            </w:pPr>
            <w:r>
              <w:rPr>
                <w:rFonts w:hint="eastAsia" w:cs="宋体"/>
                <w:sz w:val="18"/>
                <w:szCs w:val="18"/>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433C450F">
            <w:pPr>
              <w:pStyle w:val="9"/>
              <w:spacing w:line="240" w:lineRule="auto"/>
              <w:ind w:firstLine="0" w:firstLineChars="0"/>
              <w:jc w:val="center"/>
              <w:rPr>
                <w:rFonts w:cs="宋体"/>
                <w:sz w:val="18"/>
                <w:szCs w:val="18"/>
              </w:rPr>
            </w:pPr>
            <w:r>
              <w:rPr>
                <w:rFonts w:hint="eastAsia" w:cs="宋体"/>
                <w:sz w:val="18"/>
                <w:szCs w:val="18"/>
              </w:rPr>
              <w:t>异常</w:t>
            </w:r>
          </w:p>
        </w:tc>
      </w:tr>
      <w:tr w14:paraId="57CB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15F6B595">
            <w:pPr>
              <w:pStyle w:val="9"/>
              <w:spacing w:line="240" w:lineRule="auto"/>
              <w:ind w:firstLine="0" w:firstLineChars="0"/>
              <w:rPr>
                <w:rFonts w:cs="宋体"/>
                <w:sz w:val="18"/>
                <w:szCs w:val="18"/>
              </w:rPr>
            </w:pPr>
            <w:r>
              <w:rPr>
                <w:rFonts w:hint="eastAsia" w:cs="宋体"/>
                <w:sz w:val="18"/>
                <w:szCs w:val="18"/>
              </w:rPr>
              <w:t>组网</w:t>
            </w:r>
          </w:p>
        </w:tc>
        <w:tc>
          <w:tcPr>
            <w:tcW w:w="2266" w:type="dxa"/>
            <w:tcBorders>
              <w:top w:val="single" w:color="auto" w:sz="4" w:space="0"/>
              <w:left w:val="single" w:color="auto" w:sz="4" w:space="0"/>
              <w:bottom w:val="single" w:color="auto" w:sz="4" w:space="0"/>
              <w:right w:val="single" w:color="auto" w:sz="4" w:space="0"/>
            </w:tcBorders>
            <w:vAlign w:val="center"/>
          </w:tcPr>
          <w:p w14:paraId="1925400C">
            <w:pPr>
              <w:pStyle w:val="9"/>
              <w:spacing w:line="240" w:lineRule="auto"/>
              <w:ind w:firstLine="0" w:firstLineChars="0"/>
              <w:jc w:val="center"/>
              <w:rPr>
                <w:rFonts w:cs="宋体"/>
                <w:sz w:val="18"/>
                <w:szCs w:val="18"/>
              </w:rPr>
            </w:pPr>
            <w:r>
              <w:rPr>
                <w:rFonts w:hint="eastAsia" w:cs="宋体"/>
                <w:sz w:val="18"/>
                <w:szCs w:val="18"/>
              </w:rPr>
              <w:t>红绿双色交替闪烁（1Hz）</w:t>
            </w:r>
          </w:p>
        </w:tc>
        <w:tc>
          <w:tcPr>
            <w:tcW w:w="3990" w:type="dxa"/>
            <w:tcBorders>
              <w:top w:val="single" w:color="auto" w:sz="4" w:space="0"/>
              <w:left w:val="single" w:color="auto" w:sz="4" w:space="0"/>
              <w:bottom w:val="single" w:color="auto" w:sz="4" w:space="0"/>
              <w:right w:val="single" w:color="auto" w:sz="4" w:space="0"/>
            </w:tcBorders>
            <w:vAlign w:val="center"/>
          </w:tcPr>
          <w:p w14:paraId="24AD8180">
            <w:pPr>
              <w:pStyle w:val="9"/>
              <w:spacing w:line="240" w:lineRule="auto"/>
              <w:ind w:firstLine="0" w:firstLineChars="0"/>
              <w:jc w:val="center"/>
              <w:rPr>
                <w:rFonts w:cs="宋体"/>
                <w:sz w:val="18"/>
                <w:szCs w:val="18"/>
              </w:rPr>
            </w:pPr>
            <w:r>
              <w:rPr>
                <w:rFonts w:hint="eastAsia" w:cs="宋体"/>
                <w:sz w:val="18"/>
                <w:szCs w:val="18"/>
              </w:rPr>
              <w:t>正在组网状态</w:t>
            </w:r>
          </w:p>
        </w:tc>
      </w:tr>
      <w:tr w14:paraId="60B9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5F0059E0">
            <w:pPr>
              <w:pStyle w:val="9"/>
              <w:spacing w:line="240" w:lineRule="auto"/>
              <w:ind w:firstLine="0" w:firstLineChars="0"/>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29C7A52A">
            <w:pPr>
              <w:pStyle w:val="9"/>
              <w:spacing w:line="240" w:lineRule="auto"/>
              <w:ind w:firstLine="0" w:firstLineChars="0"/>
              <w:jc w:val="center"/>
              <w:rPr>
                <w:rFonts w:cs="宋体"/>
                <w:sz w:val="18"/>
                <w:szCs w:val="18"/>
              </w:rPr>
            </w:pPr>
            <w:r>
              <w:rPr>
                <w:rFonts w:hint="eastAsia" w:cs="宋体"/>
                <w:sz w:val="18"/>
                <w:szCs w:val="18"/>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7C290BA3">
            <w:pPr>
              <w:pStyle w:val="9"/>
              <w:spacing w:line="240" w:lineRule="auto"/>
              <w:ind w:firstLine="0" w:firstLineChars="0"/>
              <w:jc w:val="center"/>
              <w:rPr>
                <w:rFonts w:cs="宋体"/>
                <w:sz w:val="18"/>
                <w:szCs w:val="18"/>
              </w:rPr>
            </w:pPr>
            <w:r>
              <w:rPr>
                <w:rFonts w:hint="eastAsia" w:cs="宋体"/>
                <w:sz w:val="18"/>
                <w:szCs w:val="18"/>
              </w:rPr>
              <w:t>组网成功</w:t>
            </w:r>
          </w:p>
        </w:tc>
      </w:tr>
      <w:tr w14:paraId="675F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161EB7D9">
            <w:pPr>
              <w:pStyle w:val="9"/>
              <w:spacing w:line="240" w:lineRule="auto"/>
              <w:ind w:firstLine="0" w:firstLineChars="0"/>
              <w:rPr>
                <w:rFonts w:cs="宋体"/>
                <w:sz w:val="18"/>
                <w:szCs w:val="18"/>
              </w:rPr>
            </w:pPr>
            <w:r>
              <w:rPr>
                <w:rFonts w:hint="eastAsia" w:cs="宋体"/>
                <w:sz w:val="18"/>
                <w:szCs w:val="18"/>
              </w:rPr>
              <w:t>上行</w:t>
            </w:r>
          </w:p>
        </w:tc>
        <w:tc>
          <w:tcPr>
            <w:tcW w:w="2266" w:type="dxa"/>
            <w:tcBorders>
              <w:top w:val="single" w:color="auto" w:sz="4" w:space="0"/>
              <w:left w:val="single" w:color="auto" w:sz="4" w:space="0"/>
              <w:bottom w:val="single" w:color="auto" w:sz="4" w:space="0"/>
              <w:right w:val="single" w:color="auto" w:sz="4" w:space="0"/>
            </w:tcBorders>
            <w:vAlign w:val="center"/>
          </w:tcPr>
          <w:p w14:paraId="3FBCDEBD">
            <w:pPr>
              <w:pStyle w:val="9"/>
              <w:spacing w:line="240" w:lineRule="auto"/>
              <w:ind w:firstLine="0" w:firstLineChars="0"/>
              <w:rPr>
                <w:rFonts w:cs="宋体"/>
                <w:sz w:val="18"/>
                <w:szCs w:val="18"/>
              </w:rPr>
            </w:pPr>
            <w:r>
              <w:rPr>
                <w:rFonts w:hint="eastAsia" w:cs="宋体"/>
                <w:sz w:val="18"/>
                <w:szCs w:val="18"/>
              </w:rPr>
              <w:t>红绿双色：绿（发）红（收）</w:t>
            </w:r>
          </w:p>
        </w:tc>
        <w:tc>
          <w:tcPr>
            <w:tcW w:w="3990" w:type="dxa"/>
            <w:tcBorders>
              <w:top w:val="single" w:color="auto" w:sz="4" w:space="0"/>
              <w:left w:val="single" w:color="auto" w:sz="4" w:space="0"/>
              <w:bottom w:val="single" w:color="auto" w:sz="4" w:space="0"/>
              <w:right w:val="single" w:color="auto" w:sz="4" w:space="0"/>
            </w:tcBorders>
            <w:vAlign w:val="center"/>
          </w:tcPr>
          <w:p w14:paraId="5B2C96F7">
            <w:pPr>
              <w:pStyle w:val="9"/>
              <w:spacing w:line="240" w:lineRule="auto"/>
              <w:ind w:firstLine="0" w:firstLineChars="0"/>
              <w:jc w:val="center"/>
              <w:rPr>
                <w:rFonts w:cs="宋体"/>
                <w:sz w:val="18"/>
                <w:szCs w:val="18"/>
              </w:rPr>
            </w:pPr>
            <w:r>
              <w:rPr>
                <w:rFonts w:hint="eastAsia" w:cs="宋体"/>
                <w:sz w:val="18"/>
                <w:szCs w:val="18"/>
              </w:rPr>
              <w:t>无线接口转换器与上行设备通信交替闪</w:t>
            </w:r>
          </w:p>
        </w:tc>
      </w:tr>
      <w:tr w14:paraId="215C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59737782">
            <w:pPr>
              <w:pStyle w:val="9"/>
              <w:spacing w:line="240" w:lineRule="auto"/>
              <w:ind w:firstLine="0" w:firstLineChars="0"/>
              <w:jc w:val="center"/>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4AE38163">
            <w:pPr>
              <w:pStyle w:val="9"/>
              <w:spacing w:line="240" w:lineRule="auto"/>
              <w:ind w:firstLine="0" w:firstLineChars="0"/>
              <w:jc w:val="center"/>
              <w:rPr>
                <w:rFonts w:cs="宋体"/>
                <w:sz w:val="18"/>
                <w:szCs w:val="18"/>
              </w:rPr>
            </w:pPr>
            <w:r>
              <w:rPr>
                <w:rFonts w:hint="eastAsia" w:cs="宋体"/>
                <w:sz w:val="18"/>
                <w:szCs w:val="18"/>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6E2C166B">
            <w:pPr>
              <w:pStyle w:val="9"/>
              <w:spacing w:line="240" w:lineRule="auto"/>
              <w:ind w:firstLine="0" w:firstLineChars="0"/>
              <w:jc w:val="center"/>
              <w:rPr>
                <w:rFonts w:cs="宋体"/>
                <w:sz w:val="18"/>
                <w:szCs w:val="18"/>
              </w:rPr>
            </w:pPr>
            <w:r>
              <w:rPr>
                <w:rFonts w:hint="eastAsia" w:cs="宋体"/>
                <w:sz w:val="18"/>
                <w:szCs w:val="18"/>
              </w:rPr>
              <w:t>未通信</w:t>
            </w:r>
          </w:p>
          <w:p w14:paraId="1B29B9A1">
            <w:pPr>
              <w:pStyle w:val="9"/>
              <w:spacing w:line="240" w:lineRule="auto"/>
              <w:ind w:firstLine="0" w:firstLineChars="0"/>
              <w:jc w:val="center"/>
              <w:rPr>
                <w:rFonts w:cs="宋体"/>
                <w:sz w:val="18"/>
                <w:szCs w:val="18"/>
              </w:rPr>
            </w:pPr>
          </w:p>
          <w:p w14:paraId="4E1703FA">
            <w:pPr>
              <w:pStyle w:val="9"/>
              <w:spacing w:line="240" w:lineRule="auto"/>
              <w:ind w:firstLine="0" w:firstLineChars="0"/>
              <w:jc w:val="center"/>
              <w:rPr>
                <w:rFonts w:cs="宋体"/>
                <w:sz w:val="18"/>
                <w:szCs w:val="18"/>
              </w:rPr>
            </w:pPr>
          </w:p>
        </w:tc>
      </w:tr>
      <w:tr w14:paraId="0114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3A2C393A">
            <w:pPr>
              <w:pStyle w:val="9"/>
              <w:spacing w:line="240" w:lineRule="auto"/>
              <w:ind w:firstLine="0" w:firstLineChars="0"/>
              <w:rPr>
                <w:rFonts w:cs="宋体"/>
                <w:sz w:val="18"/>
                <w:szCs w:val="18"/>
              </w:rPr>
            </w:pPr>
            <w:r>
              <w:rPr>
                <w:rFonts w:hint="eastAsia" w:cs="宋体"/>
                <w:sz w:val="18"/>
                <w:szCs w:val="18"/>
              </w:rPr>
              <w:t>下行</w:t>
            </w:r>
          </w:p>
        </w:tc>
        <w:tc>
          <w:tcPr>
            <w:tcW w:w="2266" w:type="dxa"/>
            <w:tcBorders>
              <w:top w:val="single" w:color="auto" w:sz="4" w:space="0"/>
              <w:left w:val="single" w:color="auto" w:sz="4" w:space="0"/>
              <w:bottom w:val="single" w:color="auto" w:sz="4" w:space="0"/>
              <w:right w:val="single" w:color="auto" w:sz="4" w:space="0"/>
            </w:tcBorders>
            <w:vAlign w:val="center"/>
          </w:tcPr>
          <w:p w14:paraId="308B61F0">
            <w:pPr>
              <w:pStyle w:val="9"/>
              <w:spacing w:line="240" w:lineRule="auto"/>
              <w:ind w:firstLine="0" w:firstLineChars="0"/>
              <w:rPr>
                <w:rFonts w:cs="宋体"/>
                <w:sz w:val="18"/>
                <w:szCs w:val="18"/>
              </w:rPr>
            </w:pPr>
            <w:r>
              <w:rPr>
                <w:rFonts w:hint="eastAsia" w:cs="宋体"/>
                <w:sz w:val="18"/>
                <w:szCs w:val="18"/>
              </w:rPr>
              <w:t>红绿双色：绿（发）红（收）</w:t>
            </w:r>
          </w:p>
        </w:tc>
        <w:tc>
          <w:tcPr>
            <w:tcW w:w="3990" w:type="dxa"/>
            <w:tcBorders>
              <w:top w:val="single" w:color="auto" w:sz="4" w:space="0"/>
              <w:left w:val="single" w:color="auto" w:sz="4" w:space="0"/>
              <w:bottom w:val="single" w:color="auto" w:sz="4" w:space="0"/>
              <w:right w:val="single" w:color="auto" w:sz="4" w:space="0"/>
            </w:tcBorders>
            <w:vAlign w:val="center"/>
          </w:tcPr>
          <w:p w14:paraId="53EF7577">
            <w:pPr>
              <w:pStyle w:val="9"/>
              <w:spacing w:line="240" w:lineRule="auto"/>
              <w:ind w:firstLine="0" w:firstLineChars="0"/>
              <w:jc w:val="center"/>
              <w:rPr>
                <w:rFonts w:cs="宋体"/>
                <w:sz w:val="18"/>
                <w:szCs w:val="18"/>
              </w:rPr>
            </w:pPr>
            <w:r>
              <w:rPr>
                <w:rFonts w:hint="eastAsia" w:cs="宋体"/>
                <w:sz w:val="18"/>
                <w:szCs w:val="18"/>
              </w:rPr>
              <w:t>无线接口转换器与逆变器通信交替闪</w:t>
            </w:r>
          </w:p>
        </w:tc>
      </w:tr>
      <w:tr w14:paraId="3A7B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14A5B568">
            <w:pPr>
              <w:pStyle w:val="9"/>
              <w:spacing w:line="240" w:lineRule="auto"/>
              <w:ind w:firstLine="0" w:firstLineChars="0"/>
              <w:jc w:val="center"/>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31EDF905">
            <w:pPr>
              <w:pStyle w:val="9"/>
              <w:spacing w:line="240" w:lineRule="auto"/>
              <w:ind w:firstLine="0" w:firstLineChars="0"/>
              <w:jc w:val="center"/>
              <w:rPr>
                <w:rFonts w:cs="宋体"/>
                <w:sz w:val="18"/>
                <w:szCs w:val="18"/>
              </w:rPr>
            </w:pPr>
            <w:r>
              <w:rPr>
                <w:rFonts w:hint="eastAsia" w:cs="宋体"/>
                <w:sz w:val="18"/>
                <w:szCs w:val="18"/>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3BA8C3A9">
            <w:pPr>
              <w:pStyle w:val="9"/>
              <w:spacing w:line="240" w:lineRule="auto"/>
              <w:ind w:firstLine="0" w:firstLineChars="0"/>
              <w:jc w:val="center"/>
              <w:rPr>
                <w:rFonts w:cs="宋体"/>
                <w:sz w:val="18"/>
                <w:szCs w:val="18"/>
              </w:rPr>
            </w:pPr>
            <w:r>
              <w:rPr>
                <w:rFonts w:hint="eastAsia" w:cs="宋体"/>
                <w:sz w:val="18"/>
                <w:szCs w:val="18"/>
              </w:rPr>
              <w:t>未通信</w:t>
            </w:r>
          </w:p>
        </w:tc>
      </w:tr>
      <w:tr w14:paraId="3994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36F0B959">
            <w:pPr>
              <w:pStyle w:val="9"/>
              <w:spacing w:line="240" w:lineRule="auto"/>
              <w:ind w:firstLine="0" w:firstLineChars="0"/>
              <w:rPr>
                <w:rFonts w:cs="宋体"/>
                <w:sz w:val="18"/>
                <w:szCs w:val="18"/>
              </w:rPr>
            </w:pPr>
            <w:r>
              <w:rPr>
                <w:rFonts w:hint="eastAsia" w:cs="宋体"/>
                <w:sz w:val="18"/>
                <w:szCs w:val="18"/>
              </w:rPr>
              <w:t>运维</w:t>
            </w:r>
          </w:p>
        </w:tc>
        <w:tc>
          <w:tcPr>
            <w:tcW w:w="2266" w:type="dxa"/>
            <w:tcBorders>
              <w:top w:val="single" w:color="auto" w:sz="4" w:space="0"/>
              <w:left w:val="single" w:color="auto" w:sz="4" w:space="0"/>
              <w:bottom w:val="single" w:color="auto" w:sz="4" w:space="0"/>
              <w:right w:val="single" w:color="auto" w:sz="4" w:space="0"/>
            </w:tcBorders>
            <w:vAlign w:val="center"/>
          </w:tcPr>
          <w:p w14:paraId="70789E36">
            <w:pPr>
              <w:pStyle w:val="9"/>
              <w:spacing w:line="240" w:lineRule="auto"/>
              <w:ind w:firstLine="0" w:firstLineChars="0"/>
              <w:jc w:val="center"/>
              <w:rPr>
                <w:rFonts w:cs="宋体"/>
                <w:sz w:val="18"/>
                <w:szCs w:val="18"/>
              </w:rPr>
            </w:pPr>
            <w:r>
              <w:rPr>
                <w:rFonts w:hint="eastAsia" w:cs="宋体"/>
                <w:sz w:val="18"/>
                <w:szCs w:val="18"/>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262445FC">
            <w:pPr>
              <w:pStyle w:val="9"/>
              <w:spacing w:line="240" w:lineRule="auto"/>
              <w:ind w:firstLine="0" w:firstLineChars="0"/>
              <w:jc w:val="center"/>
              <w:rPr>
                <w:rFonts w:cs="宋体"/>
                <w:sz w:val="18"/>
                <w:szCs w:val="18"/>
              </w:rPr>
            </w:pPr>
            <w:r>
              <w:rPr>
                <w:rFonts w:hint="eastAsia" w:cs="宋体"/>
                <w:sz w:val="18"/>
                <w:szCs w:val="18"/>
              </w:rPr>
              <w:t>未开启</w:t>
            </w:r>
          </w:p>
        </w:tc>
      </w:tr>
      <w:tr w14:paraId="2A27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08A23A46">
            <w:pPr>
              <w:pStyle w:val="9"/>
              <w:spacing w:line="240" w:lineRule="auto"/>
              <w:ind w:firstLine="0" w:firstLineChars="0"/>
              <w:jc w:val="center"/>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681982E1">
            <w:pPr>
              <w:pStyle w:val="9"/>
              <w:spacing w:line="240" w:lineRule="auto"/>
              <w:ind w:firstLine="0" w:firstLineChars="0"/>
              <w:jc w:val="center"/>
              <w:rPr>
                <w:rFonts w:cs="宋体"/>
                <w:sz w:val="18"/>
                <w:szCs w:val="18"/>
              </w:rPr>
            </w:pPr>
            <w:r>
              <w:rPr>
                <w:rFonts w:hint="eastAsia" w:cs="宋体"/>
                <w:sz w:val="18"/>
                <w:szCs w:val="18"/>
              </w:rPr>
              <w:t>蓝灯闪烁（1Hz）</w:t>
            </w:r>
          </w:p>
        </w:tc>
        <w:tc>
          <w:tcPr>
            <w:tcW w:w="3990" w:type="dxa"/>
            <w:tcBorders>
              <w:top w:val="single" w:color="auto" w:sz="4" w:space="0"/>
              <w:left w:val="single" w:color="auto" w:sz="4" w:space="0"/>
              <w:bottom w:val="single" w:color="auto" w:sz="4" w:space="0"/>
              <w:right w:val="single" w:color="auto" w:sz="4" w:space="0"/>
            </w:tcBorders>
            <w:vAlign w:val="center"/>
          </w:tcPr>
          <w:p w14:paraId="107A60A9">
            <w:pPr>
              <w:pStyle w:val="9"/>
              <w:spacing w:line="240" w:lineRule="auto"/>
              <w:ind w:firstLine="0" w:firstLineChars="0"/>
              <w:jc w:val="center"/>
              <w:rPr>
                <w:rFonts w:cs="宋体"/>
                <w:sz w:val="18"/>
                <w:szCs w:val="18"/>
              </w:rPr>
            </w:pPr>
            <w:r>
              <w:rPr>
                <w:rFonts w:hint="eastAsia" w:cs="宋体"/>
                <w:sz w:val="18"/>
                <w:szCs w:val="18"/>
              </w:rPr>
              <w:t>未匹配</w:t>
            </w:r>
          </w:p>
        </w:tc>
      </w:tr>
      <w:tr w14:paraId="3563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5BBB66C0">
            <w:pPr>
              <w:pStyle w:val="9"/>
              <w:spacing w:line="240" w:lineRule="auto"/>
              <w:ind w:firstLine="0" w:firstLineChars="0"/>
              <w:jc w:val="center"/>
              <w:rPr>
                <w:rFonts w:cs="宋体"/>
                <w:sz w:val="18"/>
                <w:szCs w:val="18"/>
              </w:rPr>
            </w:pPr>
          </w:p>
        </w:tc>
        <w:tc>
          <w:tcPr>
            <w:tcW w:w="2266" w:type="dxa"/>
            <w:tcBorders>
              <w:top w:val="single" w:color="auto" w:sz="4" w:space="0"/>
              <w:left w:val="single" w:color="auto" w:sz="4" w:space="0"/>
              <w:bottom w:val="single" w:color="auto" w:sz="4" w:space="0"/>
              <w:right w:val="single" w:color="auto" w:sz="4" w:space="0"/>
            </w:tcBorders>
            <w:vAlign w:val="center"/>
          </w:tcPr>
          <w:p w14:paraId="1A4457CE">
            <w:pPr>
              <w:pStyle w:val="9"/>
              <w:spacing w:line="240" w:lineRule="auto"/>
              <w:ind w:firstLine="0" w:firstLineChars="0"/>
              <w:jc w:val="center"/>
              <w:rPr>
                <w:rFonts w:cs="宋体"/>
                <w:sz w:val="18"/>
                <w:szCs w:val="18"/>
              </w:rPr>
            </w:pPr>
            <w:r>
              <w:rPr>
                <w:rFonts w:hint="eastAsia" w:cs="宋体"/>
                <w:sz w:val="18"/>
                <w:szCs w:val="18"/>
              </w:rPr>
              <w:t>常亮</w:t>
            </w:r>
          </w:p>
        </w:tc>
        <w:tc>
          <w:tcPr>
            <w:tcW w:w="3990" w:type="dxa"/>
            <w:tcBorders>
              <w:top w:val="single" w:color="auto" w:sz="4" w:space="0"/>
              <w:left w:val="single" w:color="auto" w:sz="4" w:space="0"/>
              <w:bottom w:val="single" w:color="auto" w:sz="4" w:space="0"/>
              <w:right w:val="single" w:color="auto" w:sz="4" w:space="0"/>
            </w:tcBorders>
            <w:vAlign w:val="center"/>
          </w:tcPr>
          <w:p w14:paraId="0F68B1EE">
            <w:pPr>
              <w:pStyle w:val="9"/>
              <w:spacing w:line="240" w:lineRule="auto"/>
              <w:ind w:firstLine="0" w:firstLineChars="0"/>
              <w:jc w:val="center"/>
              <w:rPr>
                <w:rFonts w:cs="宋体"/>
                <w:sz w:val="18"/>
                <w:szCs w:val="18"/>
              </w:rPr>
            </w:pPr>
            <w:r>
              <w:rPr>
                <w:rFonts w:hint="eastAsia" w:cs="宋体"/>
                <w:sz w:val="18"/>
                <w:szCs w:val="18"/>
              </w:rPr>
              <w:t>无线运维已连接</w:t>
            </w:r>
          </w:p>
        </w:tc>
      </w:tr>
    </w:tbl>
    <w:p w14:paraId="3F0BBF1E">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本地维护升级</w:t>
      </w:r>
    </w:p>
    <w:p w14:paraId="0EE05621">
      <w:pPr>
        <w:spacing w:line="560" w:lineRule="exact"/>
        <w:rPr>
          <w:rFonts w:ascii="宋体" w:hAnsi="宋体"/>
        </w:rPr>
      </w:pPr>
      <w:r>
        <w:rPr>
          <w:rFonts w:hint="eastAsia" w:ascii="宋体" w:hAnsi="宋体"/>
        </w:rPr>
        <w:t>支持本地配置参数维护</w:t>
      </w:r>
      <w:bookmarkStart w:id="435" w:name="OLE_LINK19"/>
      <w:r>
        <w:rPr>
          <w:rFonts w:hint="eastAsia" w:ascii="宋体" w:hAnsi="宋体"/>
        </w:rPr>
        <w:t>无线接口转换器</w:t>
      </w:r>
      <w:bookmarkEnd w:id="435"/>
      <w:r>
        <w:rPr>
          <w:rFonts w:hint="eastAsia" w:ascii="宋体" w:hAnsi="宋体"/>
        </w:rPr>
        <w:t>。支持通过本地维护接口升级，升级中断等异常不影响模块本身正常工作。</w:t>
      </w:r>
    </w:p>
    <w:p w14:paraId="09B9A170">
      <w:pPr>
        <w:pStyle w:val="5"/>
        <w:tabs>
          <w:tab w:val="left" w:pos="813"/>
        </w:tabs>
        <w:spacing w:before="121"/>
        <w:ind w:firstLine="0" w:firstLineChars="0"/>
        <w:outlineLvl w:val="1"/>
        <w:rPr>
          <w:rFonts w:ascii="黑体" w:eastAsia="黑体"/>
          <w:color w:val="000000" w:themeColor="text1"/>
          <w:spacing w:val="-3"/>
          <w14:textFill>
            <w14:solidFill>
              <w14:schemeClr w14:val="tx1"/>
            </w14:solidFill>
          </w14:textFill>
        </w:rPr>
      </w:pPr>
      <w:r>
        <w:rPr>
          <w:rFonts w:hint="eastAsia" w:ascii="黑体" w:eastAsia="黑体"/>
          <w:color w:val="000000" w:themeColor="text1"/>
          <w:spacing w:val="-3"/>
          <w14:textFill>
            <w14:solidFill>
              <w14:schemeClr w14:val="tx1"/>
            </w14:solidFill>
          </w14:textFill>
        </w:rPr>
        <w:t>C.5 主控单元性能指标</w:t>
      </w:r>
    </w:p>
    <w:p w14:paraId="367ED39D">
      <w:pPr>
        <w:spacing w:line="560" w:lineRule="exact"/>
        <w:rPr>
          <w:rFonts w:ascii="宋体" w:hAnsi="宋体"/>
        </w:rPr>
      </w:pPr>
      <w:r>
        <w:rPr>
          <w:rFonts w:hint="eastAsia" w:ascii="宋体" w:hAnsi="宋体"/>
        </w:rPr>
        <w:t>无线接口转换器的CPU主频不低于100MHz，</w:t>
      </w:r>
      <w:r>
        <w:rPr>
          <w:rFonts w:hint="eastAsia" w:ascii="宋体" w:hAnsi="宋体"/>
          <w:lang w:val="en-US" w:eastAsia="zh-CN"/>
        </w:rPr>
        <w:t>存储</w:t>
      </w:r>
      <w:r>
        <w:rPr>
          <w:rFonts w:hint="eastAsia" w:ascii="宋体" w:hAnsi="宋体"/>
        </w:rPr>
        <w:t>不低于512kByte，可依据功能增加。</w:t>
      </w:r>
    </w:p>
    <w:p w14:paraId="1DB01E17">
      <w:pPr>
        <w:spacing w:line="560" w:lineRule="exact"/>
        <w:rPr>
          <w:rFonts w:ascii="宋体" w:hAnsi="宋体"/>
        </w:rPr>
      </w:pPr>
      <w:r>
        <w:rPr>
          <w:rFonts w:hint="eastAsia" w:ascii="宋体" w:hAnsi="宋体"/>
        </w:rPr>
        <w:t>主要性能指标包括：</w:t>
      </w:r>
    </w:p>
    <w:p w14:paraId="7A23E1AB">
      <w:pPr>
        <w:spacing w:line="560" w:lineRule="exact"/>
        <w:rPr>
          <w:rFonts w:ascii="宋体" w:hAnsi="宋体"/>
        </w:rPr>
      </w:pPr>
      <w:r>
        <w:rPr>
          <w:rFonts w:hint="eastAsia" w:ascii="宋体" w:hAnsi="宋体"/>
        </w:rPr>
        <w:t>1.通信带宽:设备标准工作带宽不低于200kHz。</w:t>
      </w:r>
    </w:p>
    <w:p w14:paraId="1B5C04EF">
      <w:pPr>
        <w:spacing w:line="560" w:lineRule="exact"/>
        <w:rPr>
          <w:rFonts w:ascii="宋体" w:hAnsi="宋体"/>
        </w:rPr>
      </w:pPr>
      <w:r>
        <w:rPr>
          <w:rFonts w:hint="eastAsia" w:ascii="宋体" w:hAnsi="宋体"/>
        </w:rPr>
        <w:t>2.传输速率:设备无线空口传输速率范围为50kbps~300kbps。</w:t>
      </w:r>
    </w:p>
    <w:p w14:paraId="415561DB">
      <w:pPr>
        <w:spacing w:line="560" w:lineRule="exact"/>
        <w:rPr>
          <w:rFonts w:ascii="宋体" w:hAnsi="宋体"/>
        </w:rPr>
      </w:pPr>
      <w:r>
        <w:rPr>
          <w:rFonts w:hint="eastAsia" w:ascii="宋体" w:hAnsi="宋体"/>
        </w:rPr>
        <w:t>3.数据传输能力:设备具备大容量稳定传输性能，物理层单帧数据最大稳定传输字节数不低于</w:t>
      </w:r>
      <w:r>
        <w:rPr>
          <w:rFonts w:hint="eastAsia" w:ascii="宋体" w:hAnsi="宋体"/>
          <w:lang w:val="en-US" w:eastAsia="zh-CN"/>
        </w:rPr>
        <w:t>520</w:t>
      </w:r>
      <w:r>
        <w:rPr>
          <w:rFonts w:hint="eastAsia" w:ascii="宋体" w:hAnsi="宋体"/>
        </w:rPr>
        <w:t>B，单数据包最大有效载荷为</w:t>
      </w:r>
      <w:r>
        <w:rPr>
          <w:rFonts w:hint="eastAsia" w:ascii="宋体" w:hAnsi="宋体"/>
          <w:lang w:val="en-US" w:eastAsia="zh-CN"/>
        </w:rPr>
        <w:t>460</w:t>
      </w:r>
      <w:r>
        <w:rPr>
          <w:rFonts w:hint="eastAsia" w:ascii="宋体" w:hAnsi="宋体"/>
        </w:rPr>
        <w:t>B。</w:t>
      </w:r>
    </w:p>
    <w:p w14:paraId="02FAE204">
      <w:pPr>
        <w:pStyle w:val="5"/>
        <w:tabs>
          <w:tab w:val="left" w:pos="813"/>
        </w:tabs>
        <w:spacing w:before="121"/>
        <w:ind w:firstLine="0" w:firstLineChars="0"/>
        <w:outlineLvl w:val="1"/>
        <w:rPr>
          <w:rFonts w:ascii="黑体" w:eastAsia="黑体"/>
          <w:color w:val="000000" w:themeColor="text1"/>
          <w:spacing w:val="-3"/>
          <w14:textFill>
            <w14:solidFill>
              <w14:schemeClr w14:val="tx1"/>
            </w14:solidFill>
          </w14:textFill>
        </w:rPr>
      </w:pPr>
      <w:r>
        <w:rPr>
          <w:rFonts w:hint="eastAsia" w:ascii="黑体" w:eastAsia="黑体"/>
          <w:color w:val="000000" w:themeColor="text1"/>
          <w:spacing w:val="-3"/>
          <w14:textFill>
            <w14:solidFill>
              <w14:schemeClr w14:val="tx1"/>
            </w14:solidFill>
          </w14:textFill>
        </w:rPr>
        <w:t>C.6 结构要求</w:t>
      </w:r>
    </w:p>
    <w:p w14:paraId="354E5A19">
      <w:pPr>
        <w:spacing w:line="560" w:lineRule="exact"/>
        <w:rPr>
          <w:rFonts w:ascii="宋体" w:hAnsi="宋体"/>
        </w:rPr>
      </w:pPr>
      <w:r>
        <w:rPr>
          <w:rFonts w:hint="eastAsia" w:ascii="宋体" w:hAnsi="宋体"/>
        </w:rPr>
        <w:t>光伏协议转换单元无线接口转换器安装于逆变器侧，应适配各型号的光伏逆变器接口（由供货厂家根据现场自行匹配），安装方式应稳定牢靠。</w:t>
      </w:r>
    </w:p>
    <w:p w14:paraId="5A8E367F">
      <w:pPr>
        <w:spacing w:line="560" w:lineRule="exact"/>
        <w:rPr>
          <w:rFonts w:ascii="宋体" w:hAnsi="宋体"/>
        </w:rPr>
      </w:pPr>
      <w:r>
        <w:rPr>
          <w:rFonts w:hint="eastAsia" w:ascii="宋体" w:hAnsi="宋体"/>
        </w:rPr>
        <w:t>外壳的防护性能应符合 GB/T 4208—2017 规定的IP</w:t>
      </w:r>
      <w:r>
        <w:rPr>
          <w:rFonts w:hint="eastAsia" w:ascii="宋体" w:hAnsi="宋体"/>
          <w:lang w:val="en-US" w:eastAsia="zh-CN"/>
        </w:rPr>
        <w:t>63</w:t>
      </w:r>
      <w:r>
        <w:rPr>
          <w:rFonts w:hint="eastAsia" w:ascii="宋体" w:hAnsi="宋体"/>
        </w:rPr>
        <w:t>级要求。</w:t>
      </w:r>
    </w:p>
    <w:p w14:paraId="3664FCC0">
      <w:pPr>
        <w:pStyle w:val="9"/>
        <w:ind w:firstLine="480"/>
        <w:rPr>
          <w:color w:val="000000" w:themeColor="text1"/>
          <w14:textFill>
            <w14:solidFill>
              <w14:schemeClr w14:val="tx1"/>
            </w14:solidFill>
          </w14:textFill>
        </w:rPr>
      </w:pPr>
    </w:p>
    <w:p w14:paraId="772FC694">
      <w:pPr>
        <w:pStyle w:val="9"/>
        <w:ind w:firstLine="480"/>
        <w:rPr>
          <w:color w:val="000000" w:themeColor="text1"/>
          <w14:textFill>
            <w14:solidFill>
              <w14:schemeClr w14:val="tx1"/>
            </w14:solidFill>
          </w14:textFill>
        </w:rPr>
        <w:sectPr>
          <w:pgSz w:w="11910" w:h="16840"/>
          <w:pgMar w:top="1540" w:right="660" w:bottom="1360" w:left="1300" w:header="1077" w:footer="1020" w:gutter="0"/>
          <w:cols w:space="720" w:num="1"/>
        </w:sectPr>
      </w:pPr>
    </w:p>
    <w:p w14:paraId="5E2E1905">
      <w:pPr>
        <w:pStyle w:val="27"/>
        <w:tabs>
          <w:tab w:val="left" w:pos="360"/>
        </w:tabs>
        <w:rPr>
          <w:color w:val="000000" w:themeColor="text1"/>
          <w14:textFill>
            <w14:solidFill>
              <w14:schemeClr w14:val="tx1"/>
            </w14:solidFill>
          </w14:textFill>
        </w:rPr>
      </w:pPr>
      <w:bookmarkStart w:id="436" w:name="_Toc16107"/>
      <w:bookmarkStart w:id="437" w:name="_Toc20624"/>
      <w:bookmarkStart w:id="438" w:name="_Toc6086"/>
      <w:bookmarkStart w:id="439" w:name="_Toc17070"/>
      <w:bookmarkStart w:id="440" w:name="_Toc183438745"/>
      <w:bookmarkStart w:id="441" w:name="_Toc1902341724"/>
      <w:bookmarkStart w:id="442" w:name="_Toc29809"/>
      <w:bookmarkStart w:id="443" w:name="_Toc1356182354"/>
      <w:bookmarkStart w:id="444" w:name="_Toc22266"/>
      <w:bookmarkStart w:id="445" w:name="_Toc31420"/>
      <w:bookmarkStart w:id="446" w:name="_Toc3935"/>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DL/T 645-2007扩展协议</w:t>
      </w:r>
      <w:bookmarkEnd w:id="436"/>
      <w:bookmarkEnd w:id="437"/>
      <w:bookmarkEnd w:id="438"/>
      <w:bookmarkEnd w:id="439"/>
      <w:bookmarkEnd w:id="440"/>
      <w:bookmarkEnd w:id="441"/>
      <w:bookmarkEnd w:id="442"/>
      <w:bookmarkEnd w:id="443"/>
      <w:bookmarkEnd w:id="444"/>
      <w:bookmarkEnd w:id="445"/>
      <w:bookmarkEnd w:id="446"/>
    </w:p>
    <w:p w14:paraId="3DE04D7D">
      <w:pPr>
        <w:pStyle w:val="9"/>
        <w:spacing w:before="1"/>
        <w:ind w:firstLine="0" w:firstLineChars="0"/>
        <w:outlineLvl w:val="1"/>
        <w:rPr>
          <w:rFonts w:ascii="黑体" w:eastAsia="黑体"/>
          <w:color w:val="000000" w:themeColor="text1"/>
          <w14:textFill>
            <w14:solidFill>
              <w14:schemeClr w14:val="tx1"/>
            </w14:solidFill>
          </w14:textFill>
        </w:rPr>
      </w:pPr>
      <w:bookmarkStart w:id="447" w:name="_Toc16885"/>
      <w:bookmarkStart w:id="448" w:name="_Toc22464"/>
      <w:r>
        <w:rPr>
          <w:rFonts w:hint="eastAsia" w:ascii="黑体" w:eastAsia="黑体"/>
          <w:color w:val="000000" w:themeColor="text1"/>
          <w14:textFill>
            <w14:solidFill>
              <w14:schemeClr w14:val="tx1"/>
            </w14:solidFill>
          </w14:textFill>
        </w:rPr>
        <w:t>D</w:t>
      </w:r>
      <w:r>
        <w:rPr>
          <w:rFonts w:ascii="黑体" w:eastAsia="黑体"/>
          <w:color w:val="000000" w:themeColor="text1"/>
          <w14:textFill>
            <w14:solidFill>
              <w14:schemeClr w14:val="tx1"/>
            </w14:solidFill>
          </w14:textFill>
        </w:rPr>
        <w:t>.1</w:t>
      </w:r>
      <w:r>
        <w:rPr>
          <w:rFonts w:hint="eastAsia" w:ascii="黑体" w:eastAsia="黑体"/>
          <w:color w:val="000000" w:themeColor="text1"/>
          <w14:textFill>
            <w14:solidFill>
              <w14:schemeClr w14:val="tx1"/>
            </w14:solidFill>
          </w14:textFill>
        </w:rPr>
        <w:t>协议转换单元</w:t>
      </w:r>
      <w:r>
        <w:rPr>
          <w:rFonts w:ascii="黑体" w:eastAsia="黑体"/>
          <w:color w:val="000000" w:themeColor="text1"/>
          <w14:textFill>
            <w14:solidFill>
              <w14:schemeClr w14:val="tx1"/>
            </w14:solidFill>
          </w14:textFill>
        </w:rPr>
        <w:t>DL/T 645-2007扩展协议</w:t>
      </w:r>
      <w:bookmarkEnd w:id="447"/>
      <w:bookmarkEnd w:id="448"/>
    </w:p>
    <w:p w14:paraId="66EFC0C6">
      <w:pPr>
        <w:outlineLvl w:val="2"/>
        <w:rPr>
          <w:rFonts w:ascii="楷体_GB2312" w:hAnsi="楷体_GB2312" w:eastAsia="楷体_GB2312" w:cs="楷体_GB2312"/>
          <w:color w:val="000000" w:themeColor="text1"/>
          <w:szCs w:val="32"/>
          <w14:textFill>
            <w14:solidFill>
              <w14:schemeClr w14:val="tx1"/>
            </w14:solidFill>
          </w14:textFill>
        </w:rPr>
      </w:pPr>
      <w:bookmarkStart w:id="449" w:name="_Toc6563"/>
      <w:bookmarkStart w:id="450" w:name="_Toc30676"/>
      <w:r>
        <w:rPr>
          <w:rFonts w:hint="eastAsia" w:ascii="楷体_GB2312" w:hAnsi="楷体_GB2312" w:eastAsia="楷体_GB2312" w:cs="楷体_GB2312"/>
          <w:color w:val="000000" w:themeColor="text1"/>
          <w:szCs w:val="32"/>
          <w14:textFill>
            <w14:solidFill>
              <w14:schemeClr w14:val="tx1"/>
            </w14:solidFill>
          </w14:textFill>
        </w:rPr>
        <w:t>（一）变量类</w:t>
      </w:r>
      <w:bookmarkEnd w:id="449"/>
      <w:bookmarkEnd w:id="450"/>
    </w:p>
    <w:tbl>
      <w:tblPr>
        <w:tblStyle w:val="19"/>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
        <w:gridCol w:w="451"/>
        <w:gridCol w:w="451"/>
        <w:gridCol w:w="459"/>
        <w:gridCol w:w="1231"/>
        <w:gridCol w:w="769"/>
        <w:gridCol w:w="572"/>
        <w:gridCol w:w="316"/>
        <w:gridCol w:w="301"/>
        <w:gridCol w:w="3762"/>
      </w:tblGrid>
      <w:tr w14:paraId="40111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1812" w:type="dxa"/>
            <w:gridSpan w:val="4"/>
            <w:tcBorders>
              <w:top w:val="single" w:color="auto" w:sz="4" w:space="0"/>
              <w:left w:val="single" w:color="auto" w:sz="4" w:space="0"/>
              <w:bottom w:val="single" w:color="auto" w:sz="4" w:space="0"/>
              <w:right w:val="single" w:color="auto" w:sz="4" w:space="0"/>
            </w:tcBorders>
            <w:vAlign w:val="center"/>
          </w:tcPr>
          <w:p w14:paraId="2FCC59BD">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数据标识</w:t>
            </w:r>
          </w:p>
        </w:tc>
        <w:tc>
          <w:tcPr>
            <w:tcW w:w="1231" w:type="dxa"/>
            <w:vMerge w:val="restart"/>
            <w:tcBorders>
              <w:top w:val="single" w:color="auto" w:sz="4" w:space="0"/>
              <w:left w:val="single" w:color="auto" w:sz="4" w:space="0"/>
              <w:bottom w:val="single" w:color="auto" w:sz="4" w:space="0"/>
              <w:right w:val="single" w:color="auto" w:sz="4" w:space="0"/>
            </w:tcBorders>
            <w:vAlign w:val="center"/>
          </w:tcPr>
          <w:p w14:paraId="353B2387">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数据格式</w:t>
            </w:r>
          </w:p>
        </w:tc>
        <w:tc>
          <w:tcPr>
            <w:tcW w:w="769" w:type="dxa"/>
            <w:vMerge w:val="restart"/>
            <w:tcBorders>
              <w:top w:val="single" w:color="auto" w:sz="4" w:space="0"/>
              <w:left w:val="single" w:color="auto" w:sz="4" w:space="0"/>
              <w:bottom w:val="single" w:color="auto" w:sz="4" w:space="0"/>
              <w:right w:val="single" w:color="auto" w:sz="4" w:space="0"/>
            </w:tcBorders>
            <w:vAlign w:val="center"/>
          </w:tcPr>
          <w:p w14:paraId="4053DABF">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数据</w:t>
            </w:r>
          </w:p>
          <w:p w14:paraId="374D70F9">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长度</w:t>
            </w:r>
          </w:p>
          <w:p w14:paraId="1106EF7D">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（字节）</w:t>
            </w:r>
          </w:p>
        </w:tc>
        <w:tc>
          <w:tcPr>
            <w:tcW w:w="572" w:type="dxa"/>
            <w:vMerge w:val="restart"/>
            <w:tcBorders>
              <w:top w:val="single" w:color="auto" w:sz="4" w:space="0"/>
              <w:left w:val="single" w:color="auto" w:sz="4" w:space="0"/>
              <w:bottom w:val="single" w:color="auto" w:sz="4" w:space="0"/>
              <w:right w:val="single" w:color="auto" w:sz="4" w:space="0"/>
            </w:tcBorders>
            <w:vAlign w:val="center"/>
          </w:tcPr>
          <w:p w14:paraId="2AF7F6E8">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单位</w:t>
            </w:r>
          </w:p>
        </w:tc>
        <w:tc>
          <w:tcPr>
            <w:tcW w:w="617" w:type="dxa"/>
            <w:gridSpan w:val="2"/>
            <w:tcBorders>
              <w:top w:val="single" w:color="auto" w:sz="4" w:space="0"/>
              <w:left w:val="single" w:color="auto" w:sz="4" w:space="0"/>
              <w:bottom w:val="nil"/>
              <w:right w:val="single" w:color="auto" w:sz="4" w:space="0"/>
            </w:tcBorders>
            <w:vAlign w:val="center"/>
          </w:tcPr>
          <w:p w14:paraId="2DD9B1EA">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功能</w:t>
            </w:r>
          </w:p>
        </w:tc>
        <w:tc>
          <w:tcPr>
            <w:tcW w:w="3762" w:type="dxa"/>
            <w:vMerge w:val="restart"/>
            <w:tcBorders>
              <w:top w:val="single" w:color="auto" w:sz="4" w:space="0"/>
              <w:left w:val="single" w:color="auto" w:sz="4" w:space="0"/>
              <w:bottom w:val="single" w:color="auto" w:sz="4" w:space="0"/>
              <w:right w:val="single" w:color="auto" w:sz="4" w:space="0"/>
            </w:tcBorders>
            <w:vAlign w:val="center"/>
          </w:tcPr>
          <w:p w14:paraId="3D0F4669">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数据项名称</w:t>
            </w:r>
          </w:p>
        </w:tc>
      </w:tr>
      <w:tr w14:paraId="3844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6"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1CAA442">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DI3</w:t>
            </w:r>
          </w:p>
        </w:tc>
        <w:tc>
          <w:tcPr>
            <w:tcW w:w="451" w:type="dxa"/>
            <w:tcBorders>
              <w:top w:val="single" w:color="auto" w:sz="4" w:space="0"/>
              <w:left w:val="single" w:color="auto" w:sz="4" w:space="0"/>
              <w:bottom w:val="single" w:color="auto" w:sz="4" w:space="0"/>
              <w:right w:val="single" w:color="auto" w:sz="4" w:space="0"/>
            </w:tcBorders>
            <w:vAlign w:val="center"/>
          </w:tcPr>
          <w:p w14:paraId="2049860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DI2</w:t>
            </w:r>
          </w:p>
        </w:tc>
        <w:tc>
          <w:tcPr>
            <w:tcW w:w="451" w:type="dxa"/>
            <w:tcBorders>
              <w:top w:val="single" w:color="auto" w:sz="4" w:space="0"/>
              <w:left w:val="single" w:color="auto" w:sz="4" w:space="0"/>
              <w:bottom w:val="single" w:color="auto" w:sz="4" w:space="0"/>
              <w:right w:val="single" w:color="auto" w:sz="4" w:space="0"/>
            </w:tcBorders>
            <w:vAlign w:val="center"/>
          </w:tcPr>
          <w:p w14:paraId="38C2B6E6">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DI1</w:t>
            </w:r>
          </w:p>
        </w:tc>
        <w:tc>
          <w:tcPr>
            <w:tcW w:w="459" w:type="dxa"/>
            <w:tcBorders>
              <w:top w:val="single" w:color="auto" w:sz="4" w:space="0"/>
              <w:left w:val="single" w:color="auto" w:sz="4" w:space="0"/>
              <w:bottom w:val="single" w:color="auto" w:sz="4" w:space="0"/>
              <w:right w:val="single" w:color="auto" w:sz="4" w:space="0"/>
            </w:tcBorders>
            <w:vAlign w:val="center"/>
          </w:tcPr>
          <w:p w14:paraId="4021F817">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DI0</w:t>
            </w:r>
          </w:p>
        </w:tc>
        <w:tc>
          <w:tcPr>
            <w:tcW w:w="1231" w:type="dxa"/>
            <w:vMerge w:val="continue"/>
            <w:tcBorders>
              <w:top w:val="single" w:color="auto" w:sz="4" w:space="0"/>
              <w:left w:val="single" w:color="auto" w:sz="4" w:space="0"/>
              <w:bottom w:val="single" w:color="auto" w:sz="4" w:space="0"/>
              <w:right w:val="single" w:color="auto" w:sz="4" w:space="0"/>
            </w:tcBorders>
            <w:vAlign w:val="center"/>
          </w:tcPr>
          <w:p w14:paraId="061EBE23">
            <w:pPr>
              <w:spacing w:line="240" w:lineRule="auto"/>
              <w:ind w:firstLine="0" w:firstLineChars="0"/>
              <w:jc w:val="center"/>
              <w:rPr>
                <w:color w:val="000000" w:themeColor="text1"/>
                <w:lang w:bidi="ar"/>
                <w14:textFill>
                  <w14:solidFill>
                    <w14:schemeClr w14:val="tx1"/>
                  </w14:solidFill>
                </w14:textFill>
              </w:rPr>
            </w:pPr>
          </w:p>
        </w:tc>
        <w:tc>
          <w:tcPr>
            <w:tcW w:w="769" w:type="dxa"/>
            <w:vMerge w:val="continue"/>
            <w:tcBorders>
              <w:top w:val="single" w:color="auto" w:sz="4" w:space="0"/>
              <w:left w:val="single" w:color="auto" w:sz="4" w:space="0"/>
              <w:bottom w:val="single" w:color="auto" w:sz="4" w:space="0"/>
              <w:right w:val="single" w:color="auto" w:sz="4" w:space="0"/>
            </w:tcBorders>
            <w:vAlign w:val="center"/>
          </w:tcPr>
          <w:p w14:paraId="086A93BA">
            <w:pPr>
              <w:spacing w:line="240" w:lineRule="auto"/>
              <w:ind w:firstLine="0" w:firstLineChars="0"/>
              <w:jc w:val="center"/>
              <w:rPr>
                <w:color w:val="000000" w:themeColor="text1"/>
                <w:lang w:bidi="ar"/>
                <w14:textFill>
                  <w14:solidFill>
                    <w14:schemeClr w14:val="tx1"/>
                  </w14:solidFill>
                </w14:textFill>
              </w:rPr>
            </w:pPr>
          </w:p>
        </w:tc>
        <w:tc>
          <w:tcPr>
            <w:tcW w:w="572" w:type="dxa"/>
            <w:vMerge w:val="continue"/>
            <w:tcBorders>
              <w:top w:val="single" w:color="auto" w:sz="4" w:space="0"/>
              <w:left w:val="single" w:color="auto" w:sz="4" w:space="0"/>
              <w:bottom w:val="single" w:color="auto" w:sz="4" w:space="0"/>
              <w:right w:val="single" w:color="auto" w:sz="4" w:space="0"/>
            </w:tcBorders>
            <w:vAlign w:val="center"/>
          </w:tcPr>
          <w:p w14:paraId="0E0D557E">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vAlign w:val="center"/>
          </w:tcPr>
          <w:p w14:paraId="36696B33">
            <w:pPr>
              <w:tabs>
                <w:tab w:val="center" w:pos="81"/>
              </w:tabs>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读</w:t>
            </w:r>
          </w:p>
        </w:tc>
        <w:tc>
          <w:tcPr>
            <w:tcW w:w="301" w:type="dxa"/>
            <w:tcBorders>
              <w:top w:val="single" w:color="auto" w:sz="4" w:space="0"/>
              <w:left w:val="single" w:color="auto" w:sz="4" w:space="0"/>
              <w:bottom w:val="single" w:color="auto" w:sz="4" w:space="0"/>
              <w:right w:val="single" w:color="auto" w:sz="4" w:space="0"/>
            </w:tcBorders>
            <w:vAlign w:val="center"/>
          </w:tcPr>
          <w:p w14:paraId="253B289B">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写</w:t>
            </w:r>
          </w:p>
        </w:tc>
        <w:tc>
          <w:tcPr>
            <w:tcW w:w="3762" w:type="dxa"/>
            <w:vMerge w:val="continue"/>
            <w:tcBorders>
              <w:top w:val="single" w:color="auto" w:sz="4" w:space="0"/>
              <w:left w:val="single" w:color="auto" w:sz="4" w:space="0"/>
              <w:bottom w:val="single" w:color="auto" w:sz="4" w:space="0"/>
              <w:right w:val="single" w:color="auto" w:sz="4" w:space="0"/>
            </w:tcBorders>
            <w:vAlign w:val="center"/>
          </w:tcPr>
          <w:p w14:paraId="57A0F25F">
            <w:pPr>
              <w:spacing w:line="240" w:lineRule="auto"/>
              <w:ind w:firstLine="0" w:firstLineChars="0"/>
              <w:jc w:val="center"/>
              <w:rPr>
                <w:color w:val="000000" w:themeColor="text1"/>
                <w:lang w:bidi="ar"/>
                <w14:textFill>
                  <w14:solidFill>
                    <w14:schemeClr w14:val="tx1"/>
                  </w14:solidFill>
                </w14:textFill>
              </w:rPr>
            </w:pPr>
          </w:p>
        </w:tc>
      </w:tr>
      <w:tr w14:paraId="7D1B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451" w:type="dxa"/>
            <w:tcBorders>
              <w:top w:val="single" w:color="auto" w:sz="4" w:space="0"/>
              <w:left w:val="single" w:color="auto" w:sz="4" w:space="0"/>
              <w:bottom w:val="single" w:color="auto" w:sz="4" w:space="0"/>
              <w:right w:val="single" w:color="auto" w:sz="4" w:space="0"/>
            </w:tcBorders>
          </w:tcPr>
          <w:p w14:paraId="468EA03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41A961F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3F2E718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5765FE7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44DD02AF">
            <w:pPr>
              <w:spacing w:line="240" w:lineRule="auto"/>
              <w:ind w:firstLine="0" w:firstLineChars="0"/>
              <w:jc w:val="center"/>
              <w:rPr>
                <w:color w:val="000000" w:themeColor="text1"/>
                <w14:textFill>
                  <w14:solidFill>
                    <w14:schemeClr w14:val="tx1"/>
                  </w14:solidFill>
                </w14:textFill>
              </w:rPr>
            </w:pPr>
          </w:p>
          <w:p w14:paraId="15F9BF3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6BFF8FD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54040F6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28E2F2FD">
            <w:pPr>
              <w:spacing w:line="240" w:lineRule="auto"/>
              <w:ind w:firstLine="0" w:firstLineChars="0"/>
              <w:jc w:val="center"/>
              <w:rPr>
                <w:color w:val="000000" w:themeColor="text1"/>
                <w14:textFill>
                  <w14:solidFill>
                    <w14:schemeClr w14:val="tx1"/>
                  </w14:solidFill>
                </w14:textFill>
              </w:rPr>
            </w:pPr>
          </w:p>
          <w:p w14:paraId="752698F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6E015D5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058DFB3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10151987">
            <w:pPr>
              <w:spacing w:line="240" w:lineRule="auto"/>
              <w:ind w:firstLine="0" w:firstLineChars="0"/>
              <w:jc w:val="center"/>
              <w:rPr>
                <w:color w:val="000000" w:themeColor="text1"/>
                <w14:textFill>
                  <w14:solidFill>
                    <w14:schemeClr w14:val="tx1"/>
                  </w14:solidFill>
                </w14:textFill>
              </w:rPr>
            </w:pPr>
          </w:p>
          <w:p w14:paraId="1E3AC5CC">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V</w:t>
            </w:r>
          </w:p>
        </w:tc>
        <w:tc>
          <w:tcPr>
            <w:tcW w:w="316" w:type="dxa"/>
            <w:tcBorders>
              <w:top w:val="single" w:color="auto" w:sz="4" w:space="0"/>
              <w:left w:val="single" w:color="auto" w:sz="4" w:space="0"/>
              <w:bottom w:val="single" w:color="auto" w:sz="4" w:space="0"/>
              <w:right w:val="single" w:color="auto" w:sz="4" w:space="0"/>
            </w:tcBorders>
          </w:tcPr>
          <w:p w14:paraId="559BC938">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76CE1727">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0D67A8A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光伏逆变器1的电压数据块：</w:t>
            </w:r>
          </w:p>
          <w:p w14:paraId="3FB3064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光伏逆变器1的A 相电压</w:t>
            </w:r>
          </w:p>
          <w:p w14:paraId="0CD757B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光伏逆变器1的B 相电压</w:t>
            </w:r>
          </w:p>
          <w:p w14:paraId="2C07E9E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光伏逆变器1的C 相电压</w:t>
            </w:r>
          </w:p>
        </w:tc>
      </w:tr>
      <w:tr w14:paraId="0908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451" w:type="dxa"/>
            <w:tcBorders>
              <w:top w:val="single" w:color="auto" w:sz="4" w:space="0"/>
              <w:left w:val="single" w:color="auto" w:sz="4" w:space="0"/>
              <w:bottom w:val="single" w:color="auto" w:sz="4" w:space="0"/>
              <w:right w:val="single" w:color="auto" w:sz="4" w:space="0"/>
            </w:tcBorders>
          </w:tcPr>
          <w:p w14:paraId="077F69C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2AE62EA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708CED7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p w14:paraId="0A5C89E1">
            <w:pPr>
              <w:spacing w:line="240" w:lineRule="auto"/>
              <w:ind w:firstLine="0" w:firstLineChars="0"/>
              <w:jc w:val="center"/>
              <w:rPr>
                <w:color w:val="000000" w:themeColor="text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tcPr>
          <w:p w14:paraId="7175187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2526A1D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5C02014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0C</w:t>
            </w:r>
          </w:p>
          <w:p w14:paraId="7C27575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tcPr>
          <w:p w14:paraId="22305EBF">
            <w:pPr>
              <w:spacing w:line="240" w:lineRule="auto"/>
              <w:ind w:firstLine="0" w:firstLineChars="0"/>
              <w:jc w:val="center"/>
              <w:rPr>
                <w:color w:val="000000" w:themeColor="text1"/>
                <w14:textFill>
                  <w14:solidFill>
                    <w14:schemeClr w14:val="tx1"/>
                  </w14:solidFill>
                </w14:textFill>
              </w:rPr>
            </w:pPr>
          </w:p>
        </w:tc>
        <w:tc>
          <w:tcPr>
            <w:tcW w:w="769" w:type="dxa"/>
            <w:tcBorders>
              <w:top w:val="single" w:color="auto" w:sz="4" w:space="0"/>
              <w:left w:val="single" w:color="auto" w:sz="4" w:space="0"/>
              <w:bottom w:val="single" w:color="auto" w:sz="4" w:space="0"/>
              <w:right w:val="single" w:color="auto" w:sz="4" w:space="0"/>
            </w:tcBorders>
          </w:tcPr>
          <w:p w14:paraId="43F46881">
            <w:pPr>
              <w:spacing w:line="240" w:lineRule="auto"/>
              <w:ind w:firstLine="0" w:firstLineChars="0"/>
              <w:jc w:val="center"/>
              <w:rPr>
                <w:color w:val="000000" w:themeColor="text1"/>
                <w:lang w:bidi="ar"/>
                <w14:textFill>
                  <w14:solidFill>
                    <w14:schemeClr w14:val="tx1"/>
                  </w14:solidFill>
                </w14:textFill>
              </w:rPr>
            </w:pPr>
          </w:p>
        </w:tc>
        <w:tc>
          <w:tcPr>
            <w:tcW w:w="572" w:type="dxa"/>
            <w:tcBorders>
              <w:top w:val="single" w:color="auto" w:sz="4" w:space="0"/>
              <w:left w:val="single" w:color="auto" w:sz="4" w:space="0"/>
              <w:bottom w:val="single" w:color="auto" w:sz="4" w:space="0"/>
              <w:right w:val="single" w:color="auto" w:sz="4" w:space="0"/>
            </w:tcBorders>
          </w:tcPr>
          <w:p w14:paraId="16F53746">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529A864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275451E">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2D9893C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光伏逆变器2的电压数据块（同上）</w:t>
            </w:r>
          </w:p>
          <w:p w14:paraId="1D5545A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13E41ED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光伏逆变器12的电压数据块（同上）</w:t>
            </w:r>
          </w:p>
          <w:p w14:paraId="1599188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下挂所有光伏逆变器的电压数据块（同上）</w:t>
            </w:r>
          </w:p>
        </w:tc>
      </w:tr>
      <w:tr w14:paraId="3B7B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1EA76CB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0742AAF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2AECE0C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9" w:type="dxa"/>
            <w:tcBorders>
              <w:top w:val="single" w:color="auto" w:sz="4" w:space="0"/>
              <w:left w:val="single" w:color="auto" w:sz="4" w:space="0"/>
              <w:bottom w:val="single" w:color="auto" w:sz="4" w:space="0"/>
              <w:right w:val="single" w:color="auto" w:sz="4" w:space="0"/>
            </w:tcBorders>
          </w:tcPr>
          <w:p w14:paraId="4CDA5A3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00FB31C9">
            <w:pPr>
              <w:spacing w:line="240" w:lineRule="auto"/>
              <w:ind w:firstLine="0" w:firstLineChars="0"/>
              <w:jc w:val="center"/>
              <w:rPr>
                <w:color w:val="000000" w:themeColor="text1"/>
                <w14:textFill>
                  <w14:solidFill>
                    <w14:schemeClr w14:val="tx1"/>
                  </w14:solidFill>
                </w14:textFill>
              </w:rPr>
            </w:pPr>
          </w:p>
          <w:p w14:paraId="69CEFDA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79208CF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0B4271C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1180D42A">
            <w:pPr>
              <w:spacing w:line="240" w:lineRule="auto"/>
              <w:ind w:firstLine="0" w:firstLineChars="0"/>
              <w:jc w:val="center"/>
              <w:rPr>
                <w:color w:val="000000" w:themeColor="text1"/>
                <w14:textFill>
                  <w14:solidFill>
                    <w14:schemeClr w14:val="tx1"/>
                  </w14:solidFill>
                </w14:textFill>
              </w:rPr>
            </w:pPr>
          </w:p>
          <w:p w14:paraId="03666FB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0924067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7593901A">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00BBEE35">
            <w:pPr>
              <w:spacing w:line="240" w:lineRule="auto"/>
              <w:ind w:firstLine="0" w:firstLineChars="0"/>
              <w:jc w:val="center"/>
              <w:rPr>
                <w:color w:val="000000" w:themeColor="text1"/>
                <w14:textFill>
                  <w14:solidFill>
                    <w14:schemeClr w14:val="tx1"/>
                  </w14:solidFill>
                </w14:textFill>
              </w:rPr>
            </w:pPr>
          </w:p>
          <w:p w14:paraId="08EEFA15">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A</w:t>
            </w:r>
          </w:p>
        </w:tc>
        <w:tc>
          <w:tcPr>
            <w:tcW w:w="316" w:type="dxa"/>
            <w:tcBorders>
              <w:top w:val="single" w:color="auto" w:sz="4" w:space="0"/>
              <w:left w:val="single" w:color="auto" w:sz="4" w:space="0"/>
              <w:bottom w:val="single" w:color="auto" w:sz="4" w:space="0"/>
              <w:right w:val="single" w:color="auto" w:sz="4" w:space="0"/>
            </w:tcBorders>
          </w:tcPr>
          <w:p w14:paraId="607315AA">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31723F7">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33672C2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光伏逆变器1的电流数据块：</w:t>
            </w:r>
          </w:p>
          <w:p w14:paraId="5AF72437">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光伏逆变器1的A 相电流</w:t>
            </w:r>
          </w:p>
          <w:p w14:paraId="37AB5ED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光伏逆变器1的B 相电流</w:t>
            </w:r>
          </w:p>
          <w:p w14:paraId="4827C92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光伏逆变器1的C 相电流</w:t>
            </w:r>
          </w:p>
        </w:tc>
      </w:tr>
      <w:tr w14:paraId="77ED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7318BBD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6737DD0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0EEEB5B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9" w:type="dxa"/>
            <w:tcBorders>
              <w:top w:val="single" w:color="auto" w:sz="4" w:space="0"/>
              <w:left w:val="single" w:color="auto" w:sz="4" w:space="0"/>
              <w:bottom w:val="single" w:color="auto" w:sz="4" w:space="0"/>
              <w:right w:val="single" w:color="auto" w:sz="4" w:space="0"/>
            </w:tcBorders>
          </w:tcPr>
          <w:p w14:paraId="39DA260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36B0908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0D53B59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0C</w:t>
            </w:r>
          </w:p>
          <w:p w14:paraId="5515730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tcPr>
          <w:p w14:paraId="3BA935E6">
            <w:pPr>
              <w:spacing w:line="240" w:lineRule="auto"/>
              <w:ind w:firstLine="0" w:firstLineChars="0"/>
              <w:jc w:val="center"/>
              <w:rPr>
                <w:color w:val="000000" w:themeColor="text1"/>
                <w14:textFill>
                  <w14:solidFill>
                    <w14:schemeClr w14:val="tx1"/>
                  </w14:solidFill>
                </w14:textFill>
              </w:rPr>
            </w:pPr>
          </w:p>
        </w:tc>
        <w:tc>
          <w:tcPr>
            <w:tcW w:w="769" w:type="dxa"/>
            <w:tcBorders>
              <w:top w:val="single" w:color="auto" w:sz="4" w:space="0"/>
              <w:left w:val="single" w:color="auto" w:sz="4" w:space="0"/>
              <w:bottom w:val="single" w:color="auto" w:sz="4" w:space="0"/>
              <w:right w:val="single" w:color="auto" w:sz="4" w:space="0"/>
            </w:tcBorders>
          </w:tcPr>
          <w:p w14:paraId="4D1A5F22">
            <w:pPr>
              <w:spacing w:line="240" w:lineRule="auto"/>
              <w:ind w:firstLine="0" w:firstLineChars="0"/>
              <w:jc w:val="center"/>
              <w:rPr>
                <w:color w:val="000000" w:themeColor="text1"/>
                <w:lang w:bidi="ar"/>
                <w14:textFill>
                  <w14:solidFill>
                    <w14:schemeClr w14:val="tx1"/>
                  </w14:solidFill>
                </w14:textFill>
              </w:rPr>
            </w:pPr>
          </w:p>
        </w:tc>
        <w:tc>
          <w:tcPr>
            <w:tcW w:w="572" w:type="dxa"/>
            <w:tcBorders>
              <w:top w:val="single" w:color="auto" w:sz="4" w:space="0"/>
              <w:left w:val="single" w:color="auto" w:sz="4" w:space="0"/>
              <w:bottom w:val="single" w:color="auto" w:sz="4" w:space="0"/>
              <w:right w:val="single" w:color="auto" w:sz="4" w:space="0"/>
            </w:tcBorders>
          </w:tcPr>
          <w:p w14:paraId="579B8F7E">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63CA77E1">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1CD65A77">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003A062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光伏逆变器2的电流数据块（同上）</w:t>
            </w:r>
          </w:p>
          <w:p w14:paraId="0DFA8B7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720EE94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光伏逆变器12的电流数据块（同上）</w:t>
            </w:r>
          </w:p>
          <w:p w14:paraId="49C13A2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下挂所有光伏逆变器的电流数据块（同上）</w:t>
            </w:r>
          </w:p>
        </w:tc>
      </w:tr>
      <w:tr w14:paraId="5E9D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2A283B9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48141F4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2327553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03</w:t>
            </w:r>
          </w:p>
        </w:tc>
        <w:tc>
          <w:tcPr>
            <w:tcW w:w="459" w:type="dxa"/>
            <w:tcBorders>
              <w:top w:val="single" w:color="auto" w:sz="4" w:space="0"/>
              <w:left w:val="single" w:color="auto" w:sz="4" w:space="0"/>
              <w:bottom w:val="single" w:color="auto" w:sz="4" w:space="0"/>
              <w:right w:val="single" w:color="auto" w:sz="4" w:space="0"/>
            </w:tcBorders>
          </w:tcPr>
          <w:p w14:paraId="5B04826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09436BB7">
            <w:pPr>
              <w:spacing w:line="240" w:lineRule="auto"/>
              <w:ind w:firstLine="0" w:firstLineChars="0"/>
              <w:jc w:val="center"/>
              <w:rPr>
                <w:color w:val="000000" w:themeColor="text1"/>
                <w14:textFill>
                  <w14:solidFill>
                    <w14:schemeClr w14:val="tx1"/>
                  </w14:solidFill>
                </w14:textFill>
              </w:rPr>
            </w:pPr>
          </w:p>
          <w:p w14:paraId="5A125A7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7313296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1B16898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4F6AF61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tc>
        <w:tc>
          <w:tcPr>
            <w:tcW w:w="769" w:type="dxa"/>
            <w:tcBorders>
              <w:top w:val="single" w:color="auto" w:sz="4" w:space="0"/>
              <w:left w:val="single" w:color="auto" w:sz="4" w:space="0"/>
              <w:bottom w:val="single" w:color="auto" w:sz="4" w:space="0"/>
              <w:right w:val="single" w:color="auto" w:sz="4" w:space="0"/>
            </w:tcBorders>
          </w:tcPr>
          <w:p w14:paraId="3CD4666B">
            <w:pPr>
              <w:spacing w:line="240" w:lineRule="auto"/>
              <w:ind w:firstLine="0" w:firstLineChars="0"/>
              <w:jc w:val="center"/>
              <w:rPr>
                <w:color w:val="000000" w:themeColor="text1"/>
                <w14:textFill>
                  <w14:solidFill>
                    <w14:schemeClr w14:val="tx1"/>
                  </w14:solidFill>
                </w14:textFill>
              </w:rPr>
            </w:pPr>
          </w:p>
          <w:p w14:paraId="44CFB3B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63EBA27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3CDBA39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2ABAFB8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572" w:type="dxa"/>
            <w:tcBorders>
              <w:top w:val="single" w:color="auto" w:sz="4" w:space="0"/>
              <w:left w:val="single" w:color="auto" w:sz="4" w:space="0"/>
              <w:bottom w:val="single" w:color="auto" w:sz="4" w:space="0"/>
              <w:right w:val="single" w:color="auto" w:sz="4" w:space="0"/>
            </w:tcBorders>
          </w:tcPr>
          <w:p w14:paraId="112DAB8A">
            <w:pPr>
              <w:spacing w:line="240" w:lineRule="auto"/>
              <w:ind w:firstLine="0" w:firstLineChars="0"/>
              <w:jc w:val="center"/>
              <w:rPr>
                <w:color w:val="000000" w:themeColor="text1"/>
                <w14:textFill>
                  <w14:solidFill>
                    <w14:schemeClr w14:val="tx1"/>
                  </w14:solidFill>
                </w14:textFill>
              </w:rPr>
            </w:pPr>
          </w:p>
          <w:p w14:paraId="3B2781F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kW</w:t>
            </w:r>
          </w:p>
        </w:tc>
        <w:tc>
          <w:tcPr>
            <w:tcW w:w="316" w:type="dxa"/>
            <w:tcBorders>
              <w:top w:val="single" w:color="auto" w:sz="4" w:space="0"/>
              <w:left w:val="single" w:color="auto" w:sz="4" w:space="0"/>
              <w:bottom w:val="single" w:color="auto" w:sz="4" w:space="0"/>
              <w:right w:val="single" w:color="auto" w:sz="4" w:space="0"/>
            </w:tcBorders>
          </w:tcPr>
          <w:p w14:paraId="2EB5FC5D">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6A004D45">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2D63537C">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光伏逆变器1的瞬时有功功率数据块：</w:t>
            </w:r>
          </w:p>
          <w:p w14:paraId="2C6E8BB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光伏逆变器1的瞬时总有功功率</w:t>
            </w:r>
          </w:p>
          <w:p w14:paraId="2F252687">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A 有功功率 </w:t>
            </w:r>
          </w:p>
          <w:p w14:paraId="4325BEA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B 有功功率 </w:t>
            </w:r>
          </w:p>
          <w:p w14:paraId="4C8EDB9C">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C 有功功率 </w:t>
            </w:r>
          </w:p>
          <w:p w14:paraId="23D26752">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备注：最高比特用0/1表示正负，0为正表示逆变器发电，1为负表示逆变器用电。如最高X为0111，表示+7；X为1111，表示-7，瞬时有功功率取值范围[-7999.9999,7999.9999]。</w:t>
            </w:r>
          </w:p>
        </w:tc>
      </w:tr>
      <w:tr w14:paraId="1FAB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517DF81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14C3B06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5D07DB8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03</w:t>
            </w:r>
          </w:p>
        </w:tc>
        <w:tc>
          <w:tcPr>
            <w:tcW w:w="459" w:type="dxa"/>
            <w:tcBorders>
              <w:top w:val="single" w:color="auto" w:sz="4" w:space="0"/>
              <w:left w:val="single" w:color="auto" w:sz="4" w:space="0"/>
              <w:bottom w:val="single" w:color="auto" w:sz="4" w:space="0"/>
              <w:right w:val="single" w:color="auto" w:sz="4" w:space="0"/>
            </w:tcBorders>
          </w:tcPr>
          <w:p w14:paraId="73E806B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1CC98545">
            <w:pPr>
              <w:spacing w:line="240" w:lineRule="auto"/>
              <w:ind w:firstLine="0" w:firstLineChars="0"/>
              <w:jc w:val="center"/>
              <w:rPr>
                <w:color w:val="000000" w:themeColor="text1"/>
                <w14:textFill>
                  <w14:solidFill>
                    <w14:schemeClr w14:val="tx1"/>
                  </w14:solidFill>
                </w14:textFill>
              </w:rPr>
            </w:pPr>
          </w:p>
          <w:p w14:paraId="5EA2E92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41A4586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0C</w:t>
            </w:r>
          </w:p>
          <w:p w14:paraId="4CCCA135">
            <w:pPr>
              <w:spacing w:line="240" w:lineRule="auto"/>
              <w:ind w:firstLine="0" w:firstLineChars="0"/>
              <w:jc w:val="center"/>
              <w:rPr>
                <w:color w:val="000000" w:themeColor="text1"/>
                <w14:textFill>
                  <w14:solidFill>
                    <w14:schemeClr w14:val="tx1"/>
                  </w14:solidFill>
                </w14:textFill>
              </w:rPr>
            </w:pPr>
          </w:p>
          <w:p w14:paraId="4FE8E65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tcPr>
          <w:p w14:paraId="2BB3D0EA">
            <w:pPr>
              <w:spacing w:line="240" w:lineRule="auto"/>
              <w:ind w:firstLine="0" w:firstLineChars="0"/>
              <w:jc w:val="center"/>
              <w:rPr>
                <w:color w:val="000000" w:themeColor="text1"/>
                <w14:textFill>
                  <w14:solidFill>
                    <w14:schemeClr w14:val="tx1"/>
                  </w14:solidFill>
                </w14:textFill>
              </w:rPr>
            </w:pPr>
          </w:p>
        </w:tc>
        <w:tc>
          <w:tcPr>
            <w:tcW w:w="769" w:type="dxa"/>
            <w:tcBorders>
              <w:top w:val="single" w:color="auto" w:sz="4" w:space="0"/>
              <w:left w:val="single" w:color="auto" w:sz="4" w:space="0"/>
              <w:bottom w:val="single" w:color="auto" w:sz="4" w:space="0"/>
              <w:right w:val="single" w:color="auto" w:sz="4" w:space="0"/>
            </w:tcBorders>
          </w:tcPr>
          <w:p w14:paraId="4F314D90">
            <w:pPr>
              <w:spacing w:line="240" w:lineRule="auto"/>
              <w:ind w:firstLine="0" w:firstLineChars="0"/>
              <w:jc w:val="center"/>
              <w:rPr>
                <w:color w:val="000000" w:themeColor="text1"/>
                <w:lang w:bidi="ar"/>
                <w14:textFill>
                  <w14:solidFill>
                    <w14:schemeClr w14:val="tx1"/>
                  </w14:solidFill>
                </w14:textFill>
              </w:rPr>
            </w:pPr>
          </w:p>
        </w:tc>
        <w:tc>
          <w:tcPr>
            <w:tcW w:w="572" w:type="dxa"/>
            <w:tcBorders>
              <w:top w:val="single" w:color="auto" w:sz="4" w:space="0"/>
              <w:left w:val="single" w:color="auto" w:sz="4" w:space="0"/>
              <w:bottom w:val="single" w:color="auto" w:sz="4" w:space="0"/>
              <w:right w:val="single" w:color="auto" w:sz="4" w:space="0"/>
            </w:tcBorders>
          </w:tcPr>
          <w:p w14:paraId="752C37E7">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6EA10095">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04F73C64">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73BDC4D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光伏逆变器2的瞬时有功功率数据块（同上）</w:t>
            </w:r>
          </w:p>
          <w:p w14:paraId="24F2533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417FCE0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光伏逆变器12的瞬时有功功率数据块（同上）</w:t>
            </w:r>
          </w:p>
          <w:p w14:paraId="2D62325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下挂所有光伏逆变器的瞬时有功功率数据块（同上）</w:t>
            </w:r>
          </w:p>
        </w:tc>
      </w:tr>
      <w:tr w14:paraId="157D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6" w:hRule="atLeast"/>
          <w:jc w:val="center"/>
        </w:trPr>
        <w:tc>
          <w:tcPr>
            <w:tcW w:w="451" w:type="dxa"/>
            <w:tcBorders>
              <w:top w:val="single" w:color="auto" w:sz="4" w:space="0"/>
              <w:left w:val="single" w:color="auto" w:sz="4" w:space="0"/>
              <w:bottom w:val="single" w:color="auto" w:sz="4" w:space="0"/>
              <w:right w:val="single" w:color="auto" w:sz="4" w:space="0"/>
            </w:tcBorders>
          </w:tcPr>
          <w:p w14:paraId="23C3D16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57086D0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1A8E75E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04</w:t>
            </w:r>
          </w:p>
        </w:tc>
        <w:tc>
          <w:tcPr>
            <w:tcW w:w="459" w:type="dxa"/>
            <w:tcBorders>
              <w:top w:val="single" w:color="auto" w:sz="4" w:space="0"/>
              <w:left w:val="single" w:color="auto" w:sz="4" w:space="0"/>
              <w:bottom w:val="single" w:color="auto" w:sz="4" w:space="0"/>
              <w:right w:val="single" w:color="auto" w:sz="4" w:space="0"/>
            </w:tcBorders>
          </w:tcPr>
          <w:p w14:paraId="4044461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51F1D147">
            <w:pPr>
              <w:spacing w:line="240" w:lineRule="auto"/>
              <w:ind w:firstLine="0" w:firstLineChars="0"/>
              <w:jc w:val="center"/>
              <w:rPr>
                <w:color w:val="000000" w:themeColor="text1"/>
                <w14:textFill>
                  <w14:solidFill>
                    <w14:schemeClr w14:val="tx1"/>
                  </w14:solidFill>
                </w14:textFill>
              </w:rPr>
            </w:pPr>
          </w:p>
          <w:p w14:paraId="0A44687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7557556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2DF8E2F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1D92B51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tc>
        <w:tc>
          <w:tcPr>
            <w:tcW w:w="769" w:type="dxa"/>
            <w:tcBorders>
              <w:top w:val="single" w:color="auto" w:sz="4" w:space="0"/>
              <w:left w:val="single" w:color="auto" w:sz="4" w:space="0"/>
              <w:bottom w:val="single" w:color="auto" w:sz="4" w:space="0"/>
              <w:right w:val="single" w:color="auto" w:sz="4" w:space="0"/>
            </w:tcBorders>
          </w:tcPr>
          <w:p w14:paraId="21FA7AE3">
            <w:pPr>
              <w:spacing w:line="240" w:lineRule="auto"/>
              <w:ind w:firstLine="0" w:firstLineChars="0"/>
              <w:jc w:val="center"/>
              <w:rPr>
                <w:color w:val="000000" w:themeColor="text1"/>
                <w14:textFill>
                  <w14:solidFill>
                    <w14:schemeClr w14:val="tx1"/>
                  </w14:solidFill>
                </w14:textFill>
              </w:rPr>
            </w:pPr>
          </w:p>
          <w:p w14:paraId="2D5DF7B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22EB767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20D80BF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3925709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572" w:type="dxa"/>
            <w:tcBorders>
              <w:top w:val="single" w:color="auto" w:sz="4" w:space="0"/>
              <w:left w:val="single" w:color="auto" w:sz="4" w:space="0"/>
              <w:bottom w:val="single" w:color="auto" w:sz="4" w:space="0"/>
              <w:right w:val="single" w:color="auto" w:sz="4" w:space="0"/>
            </w:tcBorders>
          </w:tcPr>
          <w:p w14:paraId="4F000AE3">
            <w:pPr>
              <w:spacing w:line="240" w:lineRule="auto"/>
              <w:ind w:firstLine="0" w:firstLineChars="0"/>
              <w:jc w:val="center"/>
              <w:rPr>
                <w:color w:val="000000" w:themeColor="text1"/>
                <w14:textFill>
                  <w14:solidFill>
                    <w14:schemeClr w14:val="tx1"/>
                  </w14:solidFill>
                </w14:textFill>
              </w:rPr>
            </w:pPr>
          </w:p>
          <w:p w14:paraId="11CF8330">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kvar</w:t>
            </w:r>
          </w:p>
        </w:tc>
        <w:tc>
          <w:tcPr>
            <w:tcW w:w="316" w:type="dxa"/>
            <w:tcBorders>
              <w:top w:val="single" w:color="auto" w:sz="4" w:space="0"/>
              <w:left w:val="single" w:color="auto" w:sz="4" w:space="0"/>
              <w:bottom w:val="single" w:color="auto" w:sz="4" w:space="0"/>
              <w:right w:val="single" w:color="auto" w:sz="4" w:space="0"/>
            </w:tcBorders>
          </w:tcPr>
          <w:p w14:paraId="289202B5">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00D6DB09">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1CDDC2C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光伏逆变器1的瞬时无功功率数据块：</w:t>
            </w:r>
          </w:p>
          <w:p w14:paraId="0A63220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光伏逆变器1的瞬时总无功功率</w:t>
            </w:r>
          </w:p>
          <w:p w14:paraId="2BB4C3E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A 无功功率 </w:t>
            </w:r>
          </w:p>
          <w:p w14:paraId="6E7B936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 B 无功功率</w:t>
            </w:r>
          </w:p>
          <w:p w14:paraId="33884910">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C 无功功率 </w:t>
            </w:r>
          </w:p>
        </w:tc>
      </w:tr>
      <w:tr w14:paraId="4C8C2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456D2E0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41DE13B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56571B1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04</w:t>
            </w:r>
          </w:p>
        </w:tc>
        <w:tc>
          <w:tcPr>
            <w:tcW w:w="459" w:type="dxa"/>
            <w:tcBorders>
              <w:top w:val="single" w:color="auto" w:sz="4" w:space="0"/>
              <w:left w:val="single" w:color="auto" w:sz="4" w:space="0"/>
              <w:bottom w:val="single" w:color="auto" w:sz="4" w:space="0"/>
              <w:right w:val="single" w:color="auto" w:sz="4" w:space="0"/>
            </w:tcBorders>
          </w:tcPr>
          <w:p w14:paraId="66E4DDA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0871F724">
            <w:pPr>
              <w:spacing w:line="240" w:lineRule="auto"/>
              <w:ind w:firstLine="0" w:firstLineChars="0"/>
              <w:jc w:val="center"/>
              <w:rPr>
                <w:color w:val="000000" w:themeColor="text1"/>
                <w14:textFill>
                  <w14:solidFill>
                    <w14:schemeClr w14:val="tx1"/>
                  </w14:solidFill>
                </w14:textFill>
              </w:rPr>
            </w:pPr>
          </w:p>
          <w:p w14:paraId="1E58454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3B553D5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0C</w:t>
            </w:r>
          </w:p>
          <w:p w14:paraId="2CFCB303">
            <w:pPr>
              <w:spacing w:line="240" w:lineRule="auto"/>
              <w:ind w:firstLine="0" w:firstLineChars="0"/>
              <w:jc w:val="center"/>
              <w:rPr>
                <w:color w:val="000000" w:themeColor="text1"/>
                <w14:textFill>
                  <w14:solidFill>
                    <w14:schemeClr w14:val="tx1"/>
                  </w14:solidFill>
                </w14:textFill>
              </w:rPr>
            </w:pPr>
          </w:p>
          <w:p w14:paraId="7967CA3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tcPr>
          <w:p w14:paraId="0E1EBA5E">
            <w:pPr>
              <w:spacing w:line="240" w:lineRule="auto"/>
              <w:ind w:firstLine="0" w:firstLineChars="0"/>
              <w:jc w:val="center"/>
              <w:rPr>
                <w:color w:val="000000" w:themeColor="text1"/>
                <w14:textFill>
                  <w14:solidFill>
                    <w14:schemeClr w14:val="tx1"/>
                  </w14:solidFill>
                </w14:textFill>
              </w:rPr>
            </w:pPr>
          </w:p>
        </w:tc>
        <w:tc>
          <w:tcPr>
            <w:tcW w:w="769" w:type="dxa"/>
            <w:tcBorders>
              <w:top w:val="single" w:color="auto" w:sz="4" w:space="0"/>
              <w:left w:val="single" w:color="auto" w:sz="4" w:space="0"/>
              <w:bottom w:val="single" w:color="auto" w:sz="4" w:space="0"/>
              <w:right w:val="single" w:color="auto" w:sz="4" w:space="0"/>
            </w:tcBorders>
          </w:tcPr>
          <w:p w14:paraId="4B839BDA">
            <w:pPr>
              <w:spacing w:line="240" w:lineRule="auto"/>
              <w:ind w:firstLine="0" w:firstLineChars="0"/>
              <w:jc w:val="center"/>
              <w:rPr>
                <w:color w:val="000000" w:themeColor="text1"/>
                <w:lang w:bidi="ar"/>
                <w14:textFill>
                  <w14:solidFill>
                    <w14:schemeClr w14:val="tx1"/>
                  </w14:solidFill>
                </w14:textFill>
              </w:rPr>
            </w:pPr>
          </w:p>
        </w:tc>
        <w:tc>
          <w:tcPr>
            <w:tcW w:w="572" w:type="dxa"/>
            <w:tcBorders>
              <w:top w:val="single" w:color="auto" w:sz="4" w:space="0"/>
              <w:left w:val="single" w:color="auto" w:sz="4" w:space="0"/>
              <w:bottom w:val="single" w:color="auto" w:sz="4" w:space="0"/>
              <w:right w:val="single" w:color="auto" w:sz="4" w:space="0"/>
            </w:tcBorders>
          </w:tcPr>
          <w:p w14:paraId="00BACABC">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06BB4D18">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42B84067">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3065450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光伏逆变器2的瞬时无功功率数据块（同上）</w:t>
            </w:r>
          </w:p>
          <w:p w14:paraId="15632A6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6CECB5D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光伏逆变器12的瞬时无功功率数据块（同上）</w:t>
            </w:r>
          </w:p>
          <w:p w14:paraId="4AF9DF17">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下挂所有光伏逆变器的瞬时无功功率数据块（同上）</w:t>
            </w:r>
          </w:p>
        </w:tc>
      </w:tr>
      <w:tr w14:paraId="75C3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7DA95B3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7C4D427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7D037A3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05</w:t>
            </w:r>
          </w:p>
        </w:tc>
        <w:tc>
          <w:tcPr>
            <w:tcW w:w="459" w:type="dxa"/>
            <w:tcBorders>
              <w:top w:val="single" w:color="auto" w:sz="4" w:space="0"/>
              <w:left w:val="single" w:color="auto" w:sz="4" w:space="0"/>
              <w:bottom w:val="single" w:color="auto" w:sz="4" w:space="0"/>
              <w:right w:val="single" w:color="auto" w:sz="4" w:space="0"/>
            </w:tcBorders>
          </w:tcPr>
          <w:p w14:paraId="1497D8E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4D77D7B4">
            <w:pPr>
              <w:spacing w:line="240" w:lineRule="auto"/>
              <w:ind w:firstLine="0" w:firstLineChars="0"/>
              <w:jc w:val="center"/>
              <w:rPr>
                <w:color w:val="000000" w:themeColor="text1"/>
                <w14:textFill>
                  <w14:solidFill>
                    <w14:schemeClr w14:val="tx1"/>
                  </w14:solidFill>
                </w14:textFill>
              </w:rPr>
            </w:pPr>
          </w:p>
          <w:p w14:paraId="7726180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5272D6E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06EDB2D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1C87935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7973AF25">
            <w:pPr>
              <w:spacing w:line="240" w:lineRule="auto"/>
              <w:ind w:firstLine="0" w:firstLineChars="0"/>
              <w:jc w:val="center"/>
              <w:rPr>
                <w:color w:val="000000" w:themeColor="text1"/>
                <w14:textFill>
                  <w14:solidFill>
                    <w14:schemeClr w14:val="tx1"/>
                  </w14:solidFill>
                </w14:textFill>
              </w:rPr>
            </w:pPr>
          </w:p>
          <w:p w14:paraId="79C0C38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4411A1C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292DFEE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5EC68A0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6DCB46D9">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5A6CE730">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6EF26E2B">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0A2EB41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光伏逆变器1的功率因数数据块：</w:t>
            </w:r>
          </w:p>
          <w:p w14:paraId="05E7EAE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光伏逆变器1的总功率因数</w:t>
            </w:r>
          </w:p>
          <w:p w14:paraId="02287D4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光伏逆变器1的A 功率因数</w:t>
            </w:r>
          </w:p>
          <w:p w14:paraId="74225F0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光伏逆变器1的B 功率因数</w:t>
            </w:r>
          </w:p>
          <w:p w14:paraId="0FFF66E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光伏逆变器1的C 功率因数</w:t>
            </w:r>
          </w:p>
        </w:tc>
      </w:tr>
      <w:tr w14:paraId="4392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42D8D71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19E5005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0B24142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05</w:t>
            </w:r>
          </w:p>
        </w:tc>
        <w:tc>
          <w:tcPr>
            <w:tcW w:w="459" w:type="dxa"/>
            <w:tcBorders>
              <w:top w:val="single" w:color="auto" w:sz="4" w:space="0"/>
              <w:left w:val="single" w:color="auto" w:sz="4" w:space="0"/>
              <w:bottom w:val="single" w:color="auto" w:sz="4" w:space="0"/>
              <w:right w:val="single" w:color="auto" w:sz="4" w:space="0"/>
            </w:tcBorders>
          </w:tcPr>
          <w:p w14:paraId="6EC0541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632D2D5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0F5E987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0C</w:t>
            </w:r>
          </w:p>
          <w:p w14:paraId="6C547A87">
            <w:pPr>
              <w:spacing w:line="240" w:lineRule="auto"/>
              <w:ind w:firstLine="0" w:firstLineChars="0"/>
              <w:jc w:val="center"/>
              <w:rPr>
                <w:color w:val="000000" w:themeColor="text1"/>
                <w14:textFill>
                  <w14:solidFill>
                    <w14:schemeClr w14:val="tx1"/>
                  </w14:solidFill>
                </w14:textFill>
              </w:rPr>
            </w:pPr>
          </w:p>
          <w:p w14:paraId="320702B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tcPr>
          <w:p w14:paraId="3BC96043">
            <w:pPr>
              <w:spacing w:line="240" w:lineRule="auto"/>
              <w:ind w:firstLine="0" w:firstLineChars="0"/>
              <w:jc w:val="center"/>
              <w:rPr>
                <w:color w:val="000000" w:themeColor="text1"/>
                <w14:textFill>
                  <w14:solidFill>
                    <w14:schemeClr w14:val="tx1"/>
                  </w14:solidFill>
                </w14:textFill>
              </w:rPr>
            </w:pPr>
          </w:p>
        </w:tc>
        <w:tc>
          <w:tcPr>
            <w:tcW w:w="769" w:type="dxa"/>
            <w:tcBorders>
              <w:top w:val="single" w:color="auto" w:sz="4" w:space="0"/>
              <w:left w:val="single" w:color="auto" w:sz="4" w:space="0"/>
              <w:bottom w:val="single" w:color="auto" w:sz="4" w:space="0"/>
              <w:right w:val="single" w:color="auto" w:sz="4" w:space="0"/>
            </w:tcBorders>
          </w:tcPr>
          <w:p w14:paraId="03B8E01C">
            <w:pPr>
              <w:spacing w:line="240" w:lineRule="auto"/>
              <w:ind w:firstLine="0" w:firstLineChars="0"/>
              <w:jc w:val="center"/>
              <w:rPr>
                <w:color w:val="000000" w:themeColor="text1"/>
                <w:lang w:bidi="ar"/>
                <w14:textFill>
                  <w14:solidFill>
                    <w14:schemeClr w14:val="tx1"/>
                  </w14:solidFill>
                </w14:textFill>
              </w:rPr>
            </w:pPr>
          </w:p>
        </w:tc>
        <w:tc>
          <w:tcPr>
            <w:tcW w:w="572" w:type="dxa"/>
            <w:tcBorders>
              <w:top w:val="single" w:color="auto" w:sz="4" w:space="0"/>
              <w:left w:val="single" w:color="auto" w:sz="4" w:space="0"/>
              <w:bottom w:val="single" w:color="auto" w:sz="4" w:space="0"/>
              <w:right w:val="single" w:color="auto" w:sz="4" w:space="0"/>
            </w:tcBorders>
          </w:tcPr>
          <w:p w14:paraId="75EB3BBE">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5794400C">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4DA2C759">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6ACCAD80">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光伏逆变器2的功率因数数据块（同上）</w:t>
            </w:r>
          </w:p>
          <w:p w14:paraId="6364BC80">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44DDB51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光伏逆变器12的功率因数数据块（同上）</w:t>
            </w:r>
          </w:p>
          <w:p w14:paraId="5E46235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下挂所有光伏逆变器的功率因数数据块（同上）</w:t>
            </w:r>
          </w:p>
        </w:tc>
      </w:tr>
      <w:tr w14:paraId="369F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1F72E79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6039FFF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3B19B10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0F</w:t>
            </w:r>
          </w:p>
        </w:tc>
        <w:tc>
          <w:tcPr>
            <w:tcW w:w="459" w:type="dxa"/>
            <w:tcBorders>
              <w:top w:val="single" w:color="auto" w:sz="4" w:space="0"/>
              <w:left w:val="single" w:color="auto" w:sz="4" w:space="0"/>
              <w:bottom w:val="single" w:color="auto" w:sz="4" w:space="0"/>
              <w:right w:val="single" w:color="auto" w:sz="4" w:space="0"/>
            </w:tcBorders>
          </w:tcPr>
          <w:p w14:paraId="691F267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1D9650A0">
            <w:pPr>
              <w:spacing w:line="240" w:lineRule="auto"/>
              <w:ind w:firstLine="0" w:firstLineChars="0"/>
              <w:jc w:val="center"/>
              <w:rPr>
                <w:color w:val="000000" w:themeColor="text1"/>
                <w14:textFill>
                  <w14:solidFill>
                    <w14:schemeClr w14:val="tx1"/>
                  </w14:solidFill>
                </w14:textFill>
              </w:rPr>
            </w:pPr>
          </w:p>
          <w:p w14:paraId="0E66C9C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339437C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6F37E8E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504B5F0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1341B7C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1FA6801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0788F8F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11A33F1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7EE3374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391F5F6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3DD6A2F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6180D14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77E6193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3125814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71B11CB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3F6F05D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4FC1435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2C726AA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72586741">
            <w:pPr>
              <w:spacing w:line="240" w:lineRule="auto"/>
              <w:ind w:firstLine="0" w:firstLineChars="0"/>
              <w:jc w:val="center"/>
              <w:rPr>
                <w:color w:val="000000" w:themeColor="text1"/>
                <w14:textFill>
                  <w14:solidFill>
                    <w14:schemeClr w14:val="tx1"/>
                  </w14:solidFill>
                </w14:textFill>
              </w:rPr>
            </w:pPr>
          </w:p>
          <w:p w14:paraId="62B91C5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1BD35E2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7467816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3564CBA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67AA148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1A1AB74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70DEFFF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6FD8093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1220DD0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0CDE020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4B93847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2C5C94C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5F8C62B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7C7DC55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p w14:paraId="7399836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57E8F01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37F7F3B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7857351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1A1C8412">
            <w:pPr>
              <w:spacing w:line="240" w:lineRule="auto"/>
              <w:ind w:firstLine="0" w:firstLineChars="0"/>
              <w:jc w:val="center"/>
              <w:rPr>
                <w:color w:val="000000" w:themeColor="text1"/>
                <w14:textFill>
                  <w14:solidFill>
                    <w14:schemeClr w14:val="tx1"/>
                  </w14:solidFill>
                </w14:textFill>
              </w:rPr>
            </w:pPr>
          </w:p>
          <w:p w14:paraId="7311489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V</w:t>
            </w:r>
          </w:p>
          <w:p w14:paraId="17B5247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V</w:t>
            </w:r>
          </w:p>
          <w:p w14:paraId="3C16182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V</w:t>
            </w:r>
          </w:p>
          <w:p w14:paraId="0BADDB2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A</w:t>
            </w:r>
          </w:p>
          <w:p w14:paraId="07A6906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A</w:t>
            </w:r>
          </w:p>
          <w:p w14:paraId="33EE717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A</w:t>
            </w:r>
          </w:p>
          <w:p w14:paraId="6467CC5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kW</w:t>
            </w:r>
          </w:p>
          <w:p w14:paraId="3D7671F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kW</w:t>
            </w:r>
          </w:p>
          <w:p w14:paraId="3921276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kW</w:t>
            </w:r>
          </w:p>
          <w:p w14:paraId="28BFD34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kW</w:t>
            </w:r>
          </w:p>
          <w:p w14:paraId="5135FA5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kvar</w:t>
            </w:r>
          </w:p>
          <w:p w14:paraId="2D1A16A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kvar</w:t>
            </w:r>
          </w:p>
          <w:p w14:paraId="2E1C803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kvar</w:t>
            </w:r>
          </w:p>
          <w:p w14:paraId="03F5F5A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kvar</w:t>
            </w:r>
          </w:p>
        </w:tc>
        <w:tc>
          <w:tcPr>
            <w:tcW w:w="316" w:type="dxa"/>
            <w:tcBorders>
              <w:top w:val="single" w:color="auto" w:sz="4" w:space="0"/>
              <w:left w:val="single" w:color="auto" w:sz="4" w:space="0"/>
              <w:bottom w:val="single" w:color="auto" w:sz="4" w:space="0"/>
              <w:right w:val="single" w:color="auto" w:sz="4" w:space="0"/>
            </w:tcBorders>
          </w:tcPr>
          <w:p w14:paraId="150B7DE9">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09366EB0">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43D38F5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光伏逆变器1所有变量的数据块：</w:t>
            </w:r>
          </w:p>
          <w:p w14:paraId="743115CC">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光伏逆变器1的A 相电压</w:t>
            </w:r>
          </w:p>
          <w:p w14:paraId="5B51A6D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光伏逆变器1的B 相电压</w:t>
            </w:r>
          </w:p>
          <w:p w14:paraId="2665625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光伏逆变器1的C 相电压</w:t>
            </w:r>
          </w:p>
          <w:p w14:paraId="5FBDF30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光伏逆变器1的A 相电流</w:t>
            </w:r>
          </w:p>
          <w:p w14:paraId="00F27DF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光伏逆变器1的B 相电流</w:t>
            </w:r>
          </w:p>
          <w:p w14:paraId="2215307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光伏逆变器1的C 相电流</w:t>
            </w:r>
          </w:p>
          <w:p w14:paraId="51D179C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光伏逆变器1的瞬时总有功功率</w:t>
            </w:r>
          </w:p>
          <w:p w14:paraId="0ED8E8C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A 有功功率 </w:t>
            </w:r>
          </w:p>
          <w:p w14:paraId="3C8EEA7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B 有功功率 </w:t>
            </w:r>
          </w:p>
          <w:p w14:paraId="185A0F80">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C 有功功率 </w:t>
            </w:r>
          </w:p>
          <w:p w14:paraId="0B1E281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光伏逆变器1的瞬时总无功功率</w:t>
            </w:r>
          </w:p>
          <w:p w14:paraId="1227DD8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A 无功功率 </w:t>
            </w:r>
          </w:p>
          <w:p w14:paraId="7ED8F563">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光伏逆变器1的瞬时 B 无功功率</w:t>
            </w:r>
          </w:p>
          <w:p w14:paraId="5FAC060F">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光伏逆变器1的瞬时 C 无功功率 </w:t>
            </w:r>
          </w:p>
          <w:p w14:paraId="1DEAA21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光伏逆变器1的总功率因数</w:t>
            </w:r>
          </w:p>
          <w:p w14:paraId="5E05FDD2">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光伏逆变器1的A 功率因数</w:t>
            </w:r>
          </w:p>
          <w:p w14:paraId="7A1CF9E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光伏逆变器1的B 功率因数</w:t>
            </w:r>
          </w:p>
          <w:p w14:paraId="6E508E77">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光伏逆变器1的C 功率因数</w:t>
            </w:r>
          </w:p>
        </w:tc>
      </w:tr>
      <w:tr w14:paraId="15F8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5C37DE1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65D7EA5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tcPr>
          <w:p w14:paraId="2529649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0F</w:t>
            </w:r>
          </w:p>
        </w:tc>
        <w:tc>
          <w:tcPr>
            <w:tcW w:w="459" w:type="dxa"/>
            <w:tcBorders>
              <w:top w:val="single" w:color="auto" w:sz="4" w:space="0"/>
              <w:left w:val="single" w:color="auto" w:sz="4" w:space="0"/>
              <w:bottom w:val="single" w:color="auto" w:sz="4" w:space="0"/>
              <w:right w:val="single" w:color="auto" w:sz="4" w:space="0"/>
            </w:tcBorders>
          </w:tcPr>
          <w:p w14:paraId="676ADDE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28D965A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3758495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0C</w:t>
            </w:r>
          </w:p>
        </w:tc>
        <w:tc>
          <w:tcPr>
            <w:tcW w:w="1231" w:type="dxa"/>
            <w:tcBorders>
              <w:top w:val="single" w:color="auto" w:sz="4" w:space="0"/>
              <w:left w:val="single" w:color="auto" w:sz="4" w:space="0"/>
              <w:bottom w:val="single" w:color="auto" w:sz="4" w:space="0"/>
              <w:right w:val="single" w:color="auto" w:sz="4" w:space="0"/>
            </w:tcBorders>
          </w:tcPr>
          <w:p w14:paraId="4740AB8D">
            <w:pPr>
              <w:spacing w:line="240" w:lineRule="auto"/>
              <w:ind w:firstLine="0" w:firstLineChars="0"/>
              <w:jc w:val="center"/>
              <w:rPr>
                <w:color w:val="000000" w:themeColor="text1"/>
                <w14:textFill>
                  <w14:solidFill>
                    <w14:schemeClr w14:val="tx1"/>
                  </w14:solidFill>
                </w14:textFill>
              </w:rPr>
            </w:pPr>
          </w:p>
        </w:tc>
        <w:tc>
          <w:tcPr>
            <w:tcW w:w="769" w:type="dxa"/>
            <w:tcBorders>
              <w:top w:val="single" w:color="auto" w:sz="4" w:space="0"/>
              <w:left w:val="single" w:color="auto" w:sz="4" w:space="0"/>
              <w:bottom w:val="single" w:color="auto" w:sz="4" w:space="0"/>
              <w:right w:val="single" w:color="auto" w:sz="4" w:space="0"/>
            </w:tcBorders>
          </w:tcPr>
          <w:p w14:paraId="4CA7F243">
            <w:pPr>
              <w:spacing w:line="240" w:lineRule="auto"/>
              <w:ind w:firstLine="0" w:firstLineChars="0"/>
              <w:jc w:val="center"/>
              <w:rPr>
                <w:color w:val="000000" w:themeColor="text1"/>
                <w:lang w:bidi="ar"/>
                <w14:textFill>
                  <w14:solidFill>
                    <w14:schemeClr w14:val="tx1"/>
                  </w14:solidFill>
                </w14:textFill>
              </w:rPr>
            </w:pPr>
          </w:p>
        </w:tc>
        <w:tc>
          <w:tcPr>
            <w:tcW w:w="572" w:type="dxa"/>
            <w:tcBorders>
              <w:top w:val="single" w:color="auto" w:sz="4" w:space="0"/>
              <w:left w:val="single" w:color="auto" w:sz="4" w:space="0"/>
              <w:bottom w:val="single" w:color="auto" w:sz="4" w:space="0"/>
              <w:right w:val="single" w:color="auto" w:sz="4" w:space="0"/>
            </w:tcBorders>
          </w:tcPr>
          <w:p w14:paraId="54152003">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tcPr>
          <w:p w14:paraId="223F9FB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65412C30">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6FF4A17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光伏逆变器2的所有变量的数据块（同上）...</w:t>
            </w:r>
          </w:p>
          <w:p w14:paraId="1A3B9C4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光伏逆变器12的所有变量的数据块（同上）</w:t>
            </w:r>
          </w:p>
        </w:tc>
      </w:tr>
      <w:tr w14:paraId="608B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8763" w:type="dxa"/>
            <w:gridSpan w:val="10"/>
            <w:tcBorders>
              <w:top w:val="single" w:color="auto" w:sz="4" w:space="0"/>
              <w:left w:val="single" w:color="auto" w:sz="4" w:space="0"/>
              <w:bottom w:val="single" w:color="auto" w:sz="4" w:space="0"/>
              <w:right w:val="single" w:color="auto" w:sz="4" w:space="0"/>
            </w:tcBorders>
          </w:tcPr>
          <w:p w14:paraId="7E37EC1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注：抄读三相设备数据块时，A、B、C三相数据均显示；抄读单相设备数据块时，A相显示单相数据，B、C两项数据显示FF。</w:t>
            </w:r>
          </w:p>
        </w:tc>
      </w:tr>
    </w:tbl>
    <w:p w14:paraId="4C2C0878">
      <w:pPr>
        <w:rPr>
          <w:rFonts w:ascii="楷体_GB2312" w:hAnsi="楷体_GB2312" w:eastAsia="楷体_GB2312" w:cs="楷体_GB2312"/>
          <w:color w:val="000000" w:themeColor="text1"/>
          <w:szCs w:val="32"/>
          <w14:textFill>
            <w14:solidFill>
              <w14:schemeClr w14:val="tx1"/>
            </w14:solidFill>
          </w14:textFill>
        </w:rPr>
      </w:pPr>
    </w:p>
    <w:p w14:paraId="663A6CD5">
      <w:pPr>
        <w:rPr>
          <w:rFonts w:ascii="楷体_GB2312" w:hAnsi="楷体_GB2312" w:eastAsia="楷体_GB2312" w:cs="楷体_GB2312"/>
          <w:color w:val="000000" w:themeColor="text1"/>
          <w:szCs w:val="32"/>
          <w14:textFill>
            <w14:solidFill>
              <w14:schemeClr w14:val="tx1"/>
            </w14:solidFill>
          </w14:textFill>
        </w:rPr>
      </w:pPr>
    </w:p>
    <w:p w14:paraId="41E2C2BA">
      <w:pPr>
        <w:outlineLvl w:val="2"/>
        <w:rPr>
          <w:rFonts w:ascii="楷体_GB2312" w:hAnsi="楷体_GB2312" w:eastAsia="楷体_GB2312" w:cs="楷体_GB2312"/>
          <w:color w:val="000000" w:themeColor="text1"/>
          <w:szCs w:val="32"/>
          <w14:textFill>
            <w14:solidFill>
              <w14:schemeClr w14:val="tx1"/>
            </w14:solidFill>
          </w14:textFill>
        </w:rPr>
      </w:pPr>
      <w:bookmarkStart w:id="451" w:name="_Toc29776"/>
      <w:bookmarkStart w:id="452" w:name="_Toc31857"/>
      <w:r>
        <w:rPr>
          <w:rFonts w:hint="eastAsia" w:ascii="楷体_GB2312" w:hAnsi="楷体_GB2312" w:eastAsia="楷体_GB2312" w:cs="楷体_GB2312"/>
          <w:color w:val="000000" w:themeColor="text1"/>
          <w:szCs w:val="32"/>
          <w14:textFill>
            <w14:solidFill>
              <w14:schemeClr w14:val="tx1"/>
            </w14:solidFill>
          </w14:textFill>
        </w:rPr>
        <w:t>（二）参数类</w:t>
      </w:r>
      <w:bookmarkEnd w:id="451"/>
      <w:bookmarkEnd w:id="452"/>
    </w:p>
    <w:tbl>
      <w:tblPr>
        <w:tblStyle w:val="19"/>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
        <w:gridCol w:w="451"/>
        <w:gridCol w:w="451"/>
        <w:gridCol w:w="459"/>
        <w:gridCol w:w="1232"/>
        <w:gridCol w:w="663"/>
        <w:gridCol w:w="678"/>
        <w:gridCol w:w="315"/>
        <w:gridCol w:w="302"/>
        <w:gridCol w:w="3275"/>
      </w:tblGrid>
      <w:tr w14:paraId="7585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8" w:hRule="atLeast"/>
          <w:jc w:val="center"/>
        </w:trPr>
        <w:tc>
          <w:tcPr>
            <w:tcW w:w="1812" w:type="dxa"/>
            <w:gridSpan w:val="4"/>
            <w:tcBorders>
              <w:top w:val="single" w:color="auto" w:sz="4" w:space="0"/>
              <w:left w:val="single" w:color="auto" w:sz="4" w:space="0"/>
              <w:bottom w:val="single" w:color="auto" w:sz="4" w:space="0"/>
              <w:right w:val="single" w:color="auto" w:sz="4" w:space="0"/>
            </w:tcBorders>
            <w:vAlign w:val="center"/>
          </w:tcPr>
          <w:p w14:paraId="714C46DE">
            <w:pPr>
              <w:spacing w:line="240" w:lineRule="auto"/>
              <w:ind w:firstLine="0" w:firstLineChars="0"/>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数据标识</w:t>
            </w:r>
          </w:p>
        </w:tc>
        <w:tc>
          <w:tcPr>
            <w:tcW w:w="1232" w:type="dxa"/>
            <w:vMerge w:val="restart"/>
            <w:tcBorders>
              <w:top w:val="single" w:color="auto" w:sz="4" w:space="0"/>
              <w:left w:val="single" w:color="auto" w:sz="4" w:space="0"/>
              <w:bottom w:val="single" w:color="auto" w:sz="4" w:space="0"/>
              <w:right w:val="single" w:color="auto" w:sz="4" w:space="0"/>
            </w:tcBorders>
            <w:vAlign w:val="center"/>
          </w:tcPr>
          <w:p w14:paraId="185F39F8">
            <w:pPr>
              <w:spacing w:line="240" w:lineRule="auto"/>
              <w:ind w:firstLine="0" w:firstLineChars="0"/>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数据格式</w:t>
            </w:r>
          </w:p>
        </w:tc>
        <w:tc>
          <w:tcPr>
            <w:tcW w:w="663" w:type="dxa"/>
            <w:vMerge w:val="restart"/>
            <w:tcBorders>
              <w:top w:val="single" w:color="auto" w:sz="4" w:space="0"/>
              <w:left w:val="single" w:color="auto" w:sz="4" w:space="0"/>
              <w:bottom w:val="single" w:color="auto" w:sz="4" w:space="0"/>
              <w:right w:val="single" w:color="auto" w:sz="4" w:space="0"/>
            </w:tcBorders>
            <w:vAlign w:val="center"/>
          </w:tcPr>
          <w:p w14:paraId="0B7A5964">
            <w:pPr>
              <w:spacing w:line="240" w:lineRule="auto"/>
              <w:ind w:firstLine="0" w:firstLineChars="0"/>
              <w:rPr>
                <w:rFonts w:asciiTheme="minorEastAsia" w:hAnsiTheme="minorEastAsia" w:eastAsiaTheme="minorEastAsia" w:cstheme="minorEastAsia"/>
                <w:b/>
                <w:color w:val="000000" w:themeColor="text1"/>
                <w:szCs w:val="21"/>
                <w:lang w:bidi="ar"/>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w:t>
            </w:r>
          </w:p>
          <w:p w14:paraId="65FA1E69">
            <w:pPr>
              <w:spacing w:line="240" w:lineRule="auto"/>
              <w:ind w:firstLine="0" w:firstLineChars="0"/>
              <w:rPr>
                <w:rFonts w:asciiTheme="minorEastAsia" w:hAnsiTheme="minorEastAsia" w:eastAsiaTheme="minorEastAsia" w:cstheme="minorEastAsia"/>
                <w:b/>
                <w:color w:val="000000" w:themeColor="text1"/>
                <w:szCs w:val="21"/>
                <w:lang w:bidi="ar"/>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长度</w:t>
            </w:r>
          </w:p>
          <w:p w14:paraId="7C092FF5">
            <w:pPr>
              <w:spacing w:line="240" w:lineRule="auto"/>
              <w:ind w:firstLine="0" w:firstLineChars="0"/>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（字节）</w:t>
            </w:r>
          </w:p>
        </w:tc>
        <w:tc>
          <w:tcPr>
            <w:tcW w:w="678" w:type="dxa"/>
            <w:vMerge w:val="restart"/>
            <w:tcBorders>
              <w:top w:val="single" w:color="auto" w:sz="4" w:space="0"/>
              <w:left w:val="single" w:color="auto" w:sz="4" w:space="0"/>
              <w:bottom w:val="single" w:color="auto" w:sz="4" w:space="0"/>
              <w:right w:val="single" w:color="auto" w:sz="4" w:space="0"/>
            </w:tcBorders>
            <w:vAlign w:val="center"/>
          </w:tcPr>
          <w:p w14:paraId="53B236BD">
            <w:pPr>
              <w:spacing w:line="240" w:lineRule="auto"/>
              <w:ind w:firstLine="0" w:firstLineChars="0"/>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单位</w:t>
            </w:r>
          </w:p>
        </w:tc>
        <w:tc>
          <w:tcPr>
            <w:tcW w:w="617" w:type="dxa"/>
            <w:gridSpan w:val="2"/>
            <w:tcBorders>
              <w:top w:val="single" w:color="auto" w:sz="4" w:space="0"/>
              <w:left w:val="single" w:color="auto" w:sz="4" w:space="0"/>
              <w:bottom w:val="nil"/>
              <w:right w:val="single" w:color="auto" w:sz="4" w:space="0"/>
            </w:tcBorders>
            <w:vAlign w:val="center"/>
          </w:tcPr>
          <w:p w14:paraId="27B5D9B5">
            <w:pPr>
              <w:spacing w:line="240" w:lineRule="auto"/>
              <w:ind w:firstLine="0" w:firstLineChars="0"/>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功能</w:t>
            </w:r>
          </w:p>
        </w:tc>
        <w:tc>
          <w:tcPr>
            <w:tcW w:w="3275" w:type="dxa"/>
            <w:vMerge w:val="restart"/>
            <w:tcBorders>
              <w:top w:val="single" w:color="auto" w:sz="4" w:space="0"/>
              <w:left w:val="single" w:color="auto" w:sz="4" w:space="0"/>
              <w:bottom w:val="single" w:color="auto" w:sz="4" w:space="0"/>
              <w:right w:val="single" w:color="auto" w:sz="4" w:space="0"/>
            </w:tcBorders>
            <w:vAlign w:val="center"/>
          </w:tcPr>
          <w:p w14:paraId="78DE3BE5">
            <w:pPr>
              <w:spacing w:line="240" w:lineRule="auto"/>
              <w:ind w:firstLine="0" w:firstLineChars="0"/>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数据项名称</w:t>
            </w:r>
          </w:p>
        </w:tc>
      </w:tr>
      <w:tr w14:paraId="4CC2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A956C7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DI3</w:t>
            </w:r>
          </w:p>
        </w:tc>
        <w:tc>
          <w:tcPr>
            <w:tcW w:w="451" w:type="dxa"/>
            <w:tcBorders>
              <w:top w:val="single" w:color="auto" w:sz="4" w:space="0"/>
              <w:left w:val="single" w:color="auto" w:sz="4" w:space="0"/>
              <w:bottom w:val="single" w:color="auto" w:sz="4" w:space="0"/>
              <w:right w:val="single" w:color="auto" w:sz="4" w:space="0"/>
            </w:tcBorders>
            <w:vAlign w:val="center"/>
          </w:tcPr>
          <w:p w14:paraId="3FEEBD5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DI2</w:t>
            </w:r>
          </w:p>
        </w:tc>
        <w:tc>
          <w:tcPr>
            <w:tcW w:w="451" w:type="dxa"/>
            <w:tcBorders>
              <w:top w:val="single" w:color="auto" w:sz="4" w:space="0"/>
              <w:left w:val="single" w:color="auto" w:sz="4" w:space="0"/>
              <w:bottom w:val="single" w:color="auto" w:sz="4" w:space="0"/>
              <w:right w:val="single" w:color="auto" w:sz="4" w:space="0"/>
            </w:tcBorders>
            <w:vAlign w:val="center"/>
          </w:tcPr>
          <w:p w14:paraId="6FF7F49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DI1</w:t>
            </w:r>
          </w:p>
        </w:tc>
        <w:tc>
          <w:tcPr>
            <w:tcW w:w="459" w:type="dxa"/>
            <w:tcBorders>
              <w:top w:val="single" w:color="auto" w:sz="4" w:space="0"/>
              <w:left w:val="single" w:color="auto" w:sz="4" w:space="0"/>
              <w:bottom w:val="single" w:color="auto" w:sz="4" w:space="0"/>
              <w:right w:val="single" w:color="auto" w:sz="4" w:space="0"/>
            </w:tcBorders>
            <w:vAlign w:val="center"/>
          </w:tcPr>
          <w:p w14:paraId="6D2BB9A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DI0</w:t>
            </w:r>
          </w:p>
        </w:tc>
        <w:tc>
          <w:tcPr>
            <w:tcW w:w="1232" w:type="dxa"/>
            <w:vMerge w:val="continue"/>
            <w:tcBorders>
              <w:top w:val="single" w:color="auto" w:sz="4" w:space="0"/>
              <w:left w:val="single" w:color="auto" w:sz="4" w:space="0"/>
              <w:bottom w:val="single" w:color="auto" w:sz="4" w:space="0"/>
              <w:right w:val="single" w:color="auto" w:sz="4" w:space="0"/>
            </w:tcBorders>
            <w:vAlign w:val="center"/>
          </w:tcPr>
          <w:p w14:paraId="006956B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vMerge w:val="continue"/>
            <w:tcBorders>
              <w:top w:val="single" w:color="auto" w:sz="4" w:space="0"/>
              <w:left w:val="single" w:color="auto" w:sz="4" w:space="0"/>
              <w:bottom w:val="single" w:color="auto" w:sz="4" w:space="0"/>
              <w:right w:val="single" w:color="auto" w:sz="4" w:space="0"/>
            </w:tcBorders>
            <w:vAlign w:val="center"/>
          </w:tcPr>
          <w:p w14:paraId="627B92B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vMerge w:val="continue"/>
            <w:tcBorders>
              <w:top w:val="single" w:color="auto" w:sz="4" w:space="0"/>
              <w:left w:val="single" w:color="auto" w:sz="4" w:space="0"/>
              <w:bottom w:val="single" w:color="auto" w:sz="4" w:space="0"/>
              <w:right w:val="single" w:color="auto" w:sz="4" w:space="0"/>
            </w:tcBorders>
            <w:vAlign w:val="center"/>
          </w:tcPr>
          <w:p w14:paraId="6665E50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26F13CE8">
            <w:pPr>
              <w:tabs>
                <w:tab w:val="center" w:pos="81"/>
              </w:tabs>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读</w:t>
            </w:r>
          </w:p>
        </w:tc>
        <w:tc>
          <w:tcPr>
            <w:tcW w:w="302" w:type="dxa"/>
            <w:tcBorders>
              <w:top w:val="single" w:color="auto" w:sz="4" w:space="0"/>
              <w:left w:val="single" w:color="auto" w:sz="4" w:space="0"/>
              <w:bottom w:val="single" w:color="auto" w:sz="4" w:space="0"/>
              <w:right w:val="single" w:color="auto" w:sz="4" w:space="0"/>
            </w:tcBorders>
            <w:vAlign w:val="center"/>
          </w:tcPr>
          <w:p w14:paraId="24D187BE">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写</w:t>
            </w:r>
          </w:p>
        </w:tc>
        <w:tc>
          <w:tcPr>
            <w:tcW w:w="3275" w:type="dxa"/>
            <w:vMerge w:val="continue"/>
            <w:tcBorders>
              <w:top w:val="single" w:color="auto" w:sz="4" w:space="0"/>
              <w:left w:val="single" w:color="auto" w:sz="4" w:space="0"/>
              <w:bottom w:val="single" w:color="auto" w:sz="4" w:space="0"/>
              <w:right w:val="single" w:color="auto" w:sz="4" w:space="0"/>
            </w:tcBorders>
            <w:vAlign w:val="center"/>
          </w:tcPr>
          <w:p w14:paraId="05A3305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r>
      <w:tr w14:paraId="73DE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tcPr>
          <w:p w14:paraId="3C78C49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Cs w:val="21"/>
              </w:rPr>
              <w:t>04</w:t>
            </w:r>
          </w:p>
        </w:tc>
        <w:tc>
          <w:tcPr>
            <w:tcW w:w="451" w:type="dxa"/>
            <w:tcBorders>
              <w:top w:val="single" w:color="auto" w:sz="4" w:space="0"/>
              <w:left w:val="single" w:color="auto" w:sz="4" w:space="0"/>
              <w:bottom w:val="single" w:color="auto" w:sz="4" w:space="0"/>
              <w:right w:val="single" w:color="auto" w:sz="4" w:space="0"/>
            </w:tcBorders>
          </w:tcPr>
          <w:p w14:paraId="68F33E3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Cs w:val="21"/>
              </w:rPr>
              <w:t>E6</w:t>
            </w:r>
          </w:p>
        </w:tc>
        <w:tc>
          <w:tcPr>
            <w:tcW w:w="451" w:type="dxa"/>
            <w:tcBorders>
              <w:top w:val="single" w:color="auto" w:sz="4" w:space="0"/>
              <w:left w:val="single" w:color="auto" w:sz="4" w:space="0"/>
              <w:bottom w:val="single" w:color="auto" w:sz="4" w:space="0"/>
              <w:right w:val="single" w:color="auto" w:sz="4" w:space="0"/>
            </w:tcBorders>
          </w:tcPr>
          <w:p w14:paraId="49CF5BC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Cs w:val="21"/>
              </w:rPr>
              <w:t>00</w:t>
            </w:r>
          </w:p>
        </w:tc>
        <w:tc>
          <w:tcPr>
            <w:tcW w:w="459" w:type="dxa"/>
            <w:tcBorders>
              <w:top w:val="single" w:color="auto" w:sz="4" w:space="0"/>
              <w:left w:val="single" w:color="auto" w:sz="4" w:space="0"/>
              <w:bottom w:val="single" w:color="auto" w:sz="4" w:space="0"/>
              <w:right w:val="single" w:color="auto" w:sz="4" w:space="0"/>
            </w:tcBorders>
          </w:tcPr>
          <w:p w14:paraId="7250CD0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Cs w:val="21"/>
              </w:rPr>
              <w:t>01</w:t>
            </w:r>
          </w:p>
        </w:tc>
        <w:tc>
          <w:tcPr>
            <w:tcW w:w="1232" w:type="dxa"/>
            <w:tcBorders>
              <w:top w:val="single" w:color="auto" w:sz="4" w:space="0"/>
              <w:left w:val="single" w:color="auto" w:sz="4" w:space="0"/>
              <w:bottom w:val="single" w:color="auto" w:sz="4" w:space="0"/>
              <w:right w:val="single" w:color="auto" w:sz="4" w:space="0"/>
            </w:tcBorders>
          </w:tcPr>
          <w:p w14:paraId="21DAE522">
            <w:pPr>
              <w:spacing w:line="240" w:lineRule="auto"/>
              <w:ind w:firstLine="0" w:firstLineChars="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NN</w:t>
            </w:r>
          </w:p>
          <w:p w14:paraId="6259B1A1">
            <w:pPr>
              <w:spacing w:line="240" w:lineRule="auto"/>
              <w:ind w:firstLine="0" w:firstLineChars="0"/>
              <w:jc w:val="center"/>
              <w:rPr>
                <w:rFonts w:asciiTheme="minorEastAsia" w:hAnsiTheme="minorEastAsia" w:eastAsiaTheme="minorEastAsia" w:cstheme="minorEastAsia"/>
                <w:szCs w:val="21"/>
              </w:rPr>
            </w:pPr>
          </w:p>
          <w:p w14:paraId="7358BCE7">
            <w:pPr>
              <w:spacing w:line="240" w:lineRule="auto"/>
              <w:ind w:firstLine="0" w:firstLineChars="0"/>
              <w:jc w:val="center"/>
              <w:rPr>
                <w:rFonts w:asciiTheme="minorEastAsia" w:hAnsiTheme="minorEastAsia" w:eastAsiaTheme="minorEastAsia" w:cstheme="minorEastAsia"/>
                <w:szCs w:val="21"/>
              </w:rPr>
            </w:pPr>
          </w:p>
          <w:p w14:paraId="25026F5A">
            <w:pPr>
              <w:spacing w:line="240" w:lineRule="auto"/>
              <w:ind w:firstLine="0" w:firstLineChars="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NNNNNNNNNNNN</w:t>
            </w:r>
          </w:p>
          <w:p w14:paraId="6FFFBA59">
            <w:pPr>
              <w:spacing w:line="240" w:lineRule="auto"/>
              <w:ind w:firstLine="0" w:firstLineChars="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NNNNNNNNNNNN</w:t>
            </w:r>
          </w:p>
          <w:p w14:paraId="1371A6C7">
            <w:pPr>
              <w:spacing w:line="240" w:lineRule="auto"/>
              <w:ind w:firstLine="0" w:firstLineChars="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p w14:paraId="42FFC07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szCs w:val="21"/>
              </w:rPr>
              <w:t>NNNNNNNNNNNN</w:t>
            </w:r>
          </w:p>
        </w:tc>
        <w:tc>
          <w:tcPr>
            <w:tcW w:w="663" w:type="dxa"/>
            <w:tcBorders>
              <w:top w:val="single" w:color="auto" w:sz="4" w:space="0"/>
              <w:left w:val="single" w:color="auto" w:sz="4" w:space="0"/>
              <w:bottom w:val="single" w:color="auto" w:sz="4" w:space="0"/>
              <w:right w:val="single" w:color="auto" w:sz="4" w:space="0"/>
            </w:tcBorders>
          </w:tcPr>
          <w:p w14:paraId="192405AF">
            <w:pPr>
              <w:spacing w:line="240" w:lineRule="auto"/>
              <w:ind w:firstLine="0" w:firstLineChars="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p>
          <w:p w14:paraId="3DDFE836">
            <w:pPr>
              <w:spacing w:line="240" w:lineRule="auto"/>
              <w:ind w:firstLine="0" w:firstLineChars="0"/>
              <w:jc w:val="center"/>
              <w:rPr>
                <w:rFonts w:asciiTheme="minorEastAsia" w:hAnsiTheme="minorEastAsia" w:eastAsiaTheme="minorEastAsia" w:cstheme="minorEastAsia"/>
                <w:szCs w:val="21"/>
              </w:rPr>
            </w:pPr>
          </w:p>
          <w:p w14:paraId="03A05122">
            <w:pPr>
              <w:spacing w:line="240" w:lineRule="auto"/>
              <w:ind w:firstLine="0" w:firstLineChars="0"/>
              <w:jc w:val="center"/>
              <w:rPr>
                <w:rFonts w:asciiTheme="minorEastAsia" w:hAnsiTheme="minorEastAsia" w:eastAsiaTheme="minorEastAsia" w:cstheme="minorEastAsia"/>
                <w:szCs w:val="21"/>
              </w:rPr>
            </w:pPr>
          </w:p>
          <w:p w14:paraId="553F8F2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szCs w:val="21"/>
              </w:rPr>
              <w:t>6</w:t>
            </w:r>
          </w:p>
        </w:tc>
        <w:tc>
          <w:tcPr>
            <w:tcW w:w="678" w:type="dxa"/>
            <w:tcBorders>
              <w:top w:val="single" w:color="auto" w:sz="4" w:space="0"/>
              <w:left w:val="single" w:color="auto" w:sz="4" w:space="0"/>
              <w:bottom w:val="single" w:color="auto" w:sz="4" w:space="0"/>
              <w:right w:val="single" w:color="auto" w:sz="4" w:space="0"/>
            </w:tcBorders>
          </w:tcPr>
          <w:p w14:paraId="5394D20B">
            <w:pPr>
              <w:spacing w:before="223"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tcPr>
          <w:p w14:paraId="142F22D9">
            <w:pPr>
              <w:spacing w:before="223"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szCs w:val="21"/>
              </w:rPr>
              <w:t>*</w:t>
            </w:r>
          </w:p>
        </w:tc>
        <w:tc>
          <w:tcPr>
            <w:tcW w:w="302" w:type="dxa"/>
            <w:tcBorders>
              <w:top w:val="single" w:color="auto" w:sz="4" w:space="0"/>
              <w:left w:val="single" w:color="auto" w:sz="4" w:space="0"/>
              <w:bottom w:val="single" w:color="auto" w:sz="4" w:space="0"/>
              <w:right w:val="single" w:color="auto" w:sz="4" w:space="0"/>
            </w:tcBorders>
          </w:tcPr>
          <w:p w14:paraId="7A6E2D5A">
            <w:pPr>
              <w:spacing w:before="223"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szCs w:val="21"/>
              </w:rPr>
              <w:t>*</w:t>
            </w:r>
          </w:p>
        </w:tc>
        <w:tc>
          <w:tcPr>
            <w:tcW w:w="3275" w:type="dxa"/>
            <w:tcBorders>
              <w:top w:val="single" w:color="auto" w:sz="4" w:space="0"/>
              <w:left w:val="single" w:color="auto" w:sz="4" w:space="0"/>
              <w:bottom w:val="single" w:color="auto" w:sz="4" w:space="0"/>
              <w:right w:val="single" w:color="auto" w:sz="4" w:space="0"/>
            </w:tcBorders>
          </w:tcPr>
          <w:p w14:paraId="60B41173">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有效下挂光伏逆变器数量M(M&lt;=12)，光伏接入单元按顺序对应光伏接入单元逻辑地址（01、02、03...）</w:t>
            </w:r>
          </w:p>
          <w:p w14:paraId="20CDACEE">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光伏接入单元1的通信地址</w:t>
            </w:r>
          </w:p>
          <w:p w14:paraId="5111E0F5">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光伏接入单元2的通信地址</w:t>
            </w:r>
          </w:p>
          <w:p w14:paraId="5FDC1AB7">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p w14:paraId="30D0E1E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Cs w:val="21"/>
              </w:rPr>
              <w:t>光伏接入单元12的通信地址</w:t>
            </w:r>
          </w:p>
        </w:tc>
      </w:tr>
      <w:tr w14:paraId="52F0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25A6EF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646457B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291A665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vAlign w:val="center"/>
          </w:tcPr>
          <w:p w14:paraId="5D61052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4C53519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6F9F553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4</w:t>
            </w:r>
          </w:p>
        </w:tc>
        <w:tc>
          <w:tcPr>
            <w:tcW w:w="678" w:type="dxa"/>
            <w:tcBorders>
              <w:top w:val="single" w:color="auto" w:sz="4" w:space="0"/>
              <w:left w:val="single" w:color="auto" w:sz="4" w:space="0"/>
              <w:bottom w:val="single" w:color="auto" w:sz="4" w:space="0"/>
              <w:right w:val="single" w:color="auto" w:sz="4" w:space="0"/>
            </w:tcBorders>
            <w:vAlign w:val="center"/>
          </w:tcPr>
          <w:p w14:paraId="1365DE6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kW</w:t>
            </w:r>
          </w:p>
        </w:tc>
        <w:tc>
          <w:tcPr>
            <w:tcW w:w="315" w:type="dxa"/>
            <w:tcBorders>
              <w:top w:val="single" w:color="auto" w:sz="4" w:space="0"/>
              <w:left w:val="single" w:color="auto" w:sz="4" w:space="0"/>
              <w:bottom w:val="single" w:color="auto" w:sz="4" w:space="0"/>
              <w:right w:val="single" w:color="auto" w:sz="4" w:space="0"/>
            </w:tcBorders>
            <w:vAlign w:val="center"/>
          </w:tcPr>
          <w:p w14:paraId="1675241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130A57C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145AEC1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光伏逆变器1的额定有功功率</w:t>
            </w:r>
          </w:p>
        </w:tc>
      </w:tr>
      <w:tr w14:paraId="1FDD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8A4D20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12FC05E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5CC07A9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6F38782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561A58C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DEA7ED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77BEE16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3098D4F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779B127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73D2254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0B13DA5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19B527D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2658A22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光伏逆变器2的额定有功功率</w:t>
            </w:r>
          </w:p>
          <w:p w14:paraId="5A12C3E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5EA6F6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光伏逆变器12的额定有功功率</w:t>
            </w:r>
          </w:p>
          <w:p w14:paraId="20933B3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下挂所有光伏逆变器的额定有功功率数据块</w:t>
            </w:r>
          </w:p>
        </w:tc>
      </w:tr>
      <w:tr w14:paraId="6273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266452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492A35E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21A6552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tc>
        <w:tc>
          <w:tcPr>
            <w:tcW w:w="459" w:type="dxa"/>
            <w:tcBorders>
              <w:top w:val="single" w:color="auto" w:sz="4" w:space="0"/>
              <w:left w:val="single" w:color="auto" w:sz="4" w:space="0"/>
              <w:bottom w:val="single" w:color="auto" w:sz="4" w:space="0"/>
              <w:right w:val="single" w:color="auto" w:sz="4" w:space="0"/>
            </w:tcBorders>
            <w:vAlign w:val="center"/>
          </w:tcPr>
          <w:p w14:paraId="14FA5BB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4DDA80EB">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2CBDE57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4</w:t>
            </w:r>
          </w:p>
        </w:tc>
        <w:tc>
          <w:tcPr>
            <w:tcW w:w="678" w:type="dxa"/>
            <w:tcBorders>
              <w:top w:val="single" w:color="auto" w:sz="4" w:space="0"/>
              <w:left w:val="single" w:color="auto" w:sz="4" w:space="0"/>
              <w:bottom w:val="single" w:color="auto" w:sz="4" w:space="0"/>
              <w:right w:val="single" w:color="auto" w:sz="4" w:space="0"/>
            </w:tcBorders>
            <w:vAlign w:val="center"/>
          </w:tcPr>
          <w:p w14:paraId="0E494FD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kvar</w:t>
            </w:r>
          </w:p>
        </w:tc>
        <w:tc>
          <w:tcPr>
            <w:tcW w:w="315" w:type="dxa"/>
            <w:tcBorders>
              <w:top w:val="single" w:color="auto" w:sz="4" w:space="0"/>
              <w:left w:val="single" w:color="auto" w:sz="4" w:space="0"/>
              <w:bottom w:val="single" w:color="auto" w:sz="4" w:space="0"/>
              <w:right w:val="single" w:color="auto" w:sz="4" w:space="0"/>
            </w:tcBorders>
            <w:vAlign w:val="center"/>
          </w:tcPr>
          <w:p w14:paraId="32840A8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356CBE9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0447963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光伏逆变器1的额定无功功率</w:t>
            </w:r>
          </w:p>
        </w:tc>
      </w:tr>
      <w:tr w14:paraId="4923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70436C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395FD16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405ED23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5599341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61ECE2A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818924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50F2EE0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0561BBD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14585BD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6759A04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664E0FB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02" w:type="dxa"/>
            <w:tcBorders>
              <w:top w:val="single" w:color="auto" w:sz="4" w:space="0"/>
              <w:left w:val="single" w:color="auto" w:sz="4" w:space="0"/>
              <w:bottom w:val="single" w:color="auto" w:sz="4" w:space="0"/>
              <w:right w:val="single" w:color="auto" w:sz="4" w:space="0"/>
            </w:tcBorders>
            <w:vAlign w:val="center"/>
          </w:tcPr>
          <w:p w14:paraId="3A485CB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5541DE4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光伏逆变器2的额定无功功率</w:t>
            </w:r>
          </w:p>
          <w:p w14:paraId="4D1F6E0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9FF0AF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光伏逆变器12的额定无功功率</w:t>
            </w:r>
          </w:p>
          <w:p w14:paraId="135B422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下挂所有光伏逆变器的额定无功功率数据块</w:t>
            </w:r>
          </w:p>
        </w:tc>
      </w:tr>
      <w:tr w14:paraId="3A091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853A6F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27473EF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2B36C12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59" w:type="dxa"/>
            <w:tcBorders>
              <w:top w:val="single" w:color="auto" w:sz="4" w:space="0"/>
              <w:left w:val="single" w:color="auto" w:sz="4" w:space="0"/>
              <w:bottom w:val="single" w:color="auto" w:sz="4" w:space="0"/>
              <w:right w:val="single" w:color="auto" w:sz="4" w:space="0"/>
            </w:tcBorders>
            <w:vAlign w:val="center"/>
          </w:tcPr>
          <w:p w14:paraId="2D15D7E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02D087F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w:t>
            </w:r>
          </w:p>
        </w:tc>
        <w:tc>
          <w:tcPr>
            <w:tcW w:w="663" w:type="dxa"/>
            <w:tcBorders>
              <w:top w:val="single" w:color="auto" w:sz="4" w:space="0"/>
              <w:left w:val="single" w:color="auto" w:sz="4" w:space="0"/>
              <w:bottom w:val="single" w:color="auto" w:sz="4" w:space="0"/>
              <w:right w:val="single" w:color="auto" w:sz="4" w:space="0"/>
            </w:tcBorders>
            <w:vAlign w:val="center"/>
          </w:tcPr>
          <w:p w14:paraId="5A83F12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1</w:t>
            </w:r>
          </w:p>
        </w:tc>
        <w:tc>
          <w:tcPr>
            <w:tcW w:w="678" w:type="dxa"/>
            <w:tcBorders>
              <w:top w:val="single" w:color="auto" w:sz="4" w:space="0"/>
              <w:left w:val="single" w:color="auto" w:sz="4" w:space="0"/>
              <w:bottom w:val="single" w:color="auto" w:sz="4" w:space="0"/>
              <w:right w:val="single" w:color="auto" w:sz="4" w:space="0"/>
            </w:tcBorders>
            <w:vAlign w:val="center"/>
          </w:tcPr>
          <w:p w14:paraId="08CFFE4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5CD29F9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59C6C81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15352B1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光伏逆变器1的输出类型（00为单相，01为三相）</w:t>
            </w:r>
          </w:p>
        </w:tc>
      </w:tr>
      <w:tr w14:paraId="5BBB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1E1C61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565AD7A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068EF36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4EEF8EC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5325B3C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7D71CC6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7879853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2502D8D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4D63600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1CC4607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6F4F179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744D472B">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22BECA2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光伏逆变器2的输出类型</w:t>
            </w:r>
          </w:p>
          <w:p w14:paraId="7A0A5DD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0A9B9B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光伏逆变器12的输出类型</w:t>
            </w:r>
          </w:p>
          <w:p w14:paraId="2EE7307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下挂所有光伏逆变器的输出类型数据块</w:t>
            </w:r>
          </w:p>
        </w:tc>
      </w:tr>
      <w:tr w14:paraId="7A3F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A3D4DC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461134E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5159057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9" w:type="dxa"/>
            <w:tcBorders>
              <w:top w:val="single" w:color="auto" w:sz="4" w:space="0"/>
              <w:left w:val="single" w:color="auto" w:sz="4" w:space="0"/>
              <w:bottom w:val="single" w:color="auto" w:sz="4" w:space="0"/>
              <w:right w:val="single" w:color="auto" w:sz="4" w:space="0"/>
            </w:tcBorders>
            <w:vAlign w:val="center"/>
          </w:tcPr>
          <w:p w14:paraId="534E1FB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392485E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NN</w:t>
            </w:r>
          </w:p>
        </w:tc>
        <w:tc>
          <w:tcPr>
            <w:tcW w:w="663" w:type="dxa"/>
            <w:tcBorders>
              <w:top w:val="single" w:color="auto" w:sz="4" w:space="0"/>
              <w:left w:val="single" w:color="auto" w:sz="4" w:space="0"/>
              <w:bottom w:val="single" w:color="auto" w:sz="4" w:space="0"/>
              <w:right w:val="single" w:color="auto" w:sz="4" w:space="0"/>
            </w:tcBorders>
            <w:vAlign w:val="center"/>
          </w:tcPr>
          <w:p w14:paraId="14D6A24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1</w:t>
            </w:r>
          </w:p>
        </w:tc>
        <w:tc>
          <w:tcPr>
            <w:tcW w:w="678" w:type="dxa"/>
            <w:tcBorders>
              <w:top w:val="single" w:color="auto" w:sz="4" w:space="0"/>
              <w:left w:val="single" w:color="auto" w:sz="4" w:space="0"/>
              <w:bottom w:val="single" w:color="auto" w:sz="4" w:space="0"/>
              <w:right w:val="single" w:color="auto" w:sz="4" w:space="0"/>
            </w:tcBorders>
            <w:vAlign w:val="center"/>
          </w:tcPr>
          <w:p w14:paraId="15B3DE3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16A6794B">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5D43621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2207B75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光伏逆变器1的运行状态（0为开机，1为关机）</w:t>
            </w:r>
          </w:p>
        </w:tc>
      </w:tr>
      <w:tr w14:paraId="0BEF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2BC2F70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4C41280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0507855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3BF4591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6030BE8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D8AE54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5C3D7C6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19BE81E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04E6587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7373E80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01A714B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60731CA8">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09D1A4C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光伏逆变器2的运行状态</w:t>
            </w:r>
          </w:p>
          <w:p w14:paraId="4C22107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49377C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光伏逆变器12的运行状态</w:t>
            </w:r>
          </w:p>
          <w:p w14:paraId="2B64175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下挂所有光伏逆变器的运行状态数据块</w:t>
            </w:r>
          </w:p>
        </w:tc>
      </w:tr>
      <w:tr w14:paraId="3C3D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301B1B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7BA42C3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23F622D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05</w:t>
            </w:r>
          </w:p>
        </w:tc>
        <w:tc>
          <w:tcPr>
            <w:tcW w:w="459" w:type="dxa"/>
            <w:tcBorders>
              <w:top w:val="single" w:color="auto" w:sz="4" w:space="0"/>
              <w:left w:val="single" w:color="auto" w:sz="4" w:space="0"/>
              <w:bottom w:val="single" w:color="auto" w:sz="4" w:space="0"/>
              <w:right w:val="single" w:color="auto" w:sz="4" w:space="0"/>
            </w:tcBorders>
            <w:vAlign w:val="center"/>
          </w:tcPr>
          <w:p w14:paraId="355538D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37370DA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01A141C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4</w:t>
            </w:r>
          </w:p>
        </w:tc>
        <w:tc>
          <w:tcPr>
            <w:tcW w:w="678" w:type="dxa"/>
            <w:tcBorders>
              <w:top w:val="single" w:color="auto" w:sz="4" w:space="0"/>
              <w:left w:val="single" w:color="auto" w:sz="4" w:space="0"/>
              <w:bottom w:val="single" w:color="auto" w:sz="4" w:space="0"/>
              <w:right w:val="single" w:color="auto" w:sz="4" w:space="0"/>
            </w:tcBorders>
            <w:vAlign w:val="center"/>
          </w:tcPr>
          <w:p w14:paraId="4AFDCEC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kW</w:t>
            </w:r>
          </w:p>
        </w:tc>
        <w:tc>
          <w:tcPr>
            <w:tcW w:w="315" w:type="dxa"/>
            <w:tcBorders>
              <w:top w:val="single" w:color="auto" w:sz="4" w:space="0"/>
              <w:left w:val="single" w:color="auto" w:sz="4" w:space="0"/>
              <w:bottom w:val="single" w:color="auto" w:sz="4" w:space="0"/>
              <w:right w:val="single" w:color="auto" w:sz="4" w:space="0"/>
            </w:tcBorders>
            <w:vAlign w:val="center"/>
          </w:tcPr>
          <w:p w14:paraId="7816DD0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217C6898">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0F173CC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光伏逆变器1的有功功率调节</w:t>
            </w:r>
          </w:p>
        </w:tc>
      </w:tr>
      <w:tr w14:paraId="3B6C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974466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1327D52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443CAD6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4B2F297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561370F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5CFFBC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495F30E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4A9012A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1F54926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020230F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180041B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660B894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109BD6C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光伏逆变器2的有功功率调节</w:t>
            </w:r>
          </w:p>
          <w:p w14:paraId="4E72F5B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279C98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光伏逆变器12的有功功率调节</w:t>
            </w:r>
          </w:p>
          <w:p w14:paraId="3B6C2E1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下挂所有光伏逆变器的有功功率调节数据块</w:t>
            </w:r>
          </w:p>
        </w:tc>
      </w:tr>
      <w:tr w14:paraId="4AB3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3D0C0C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3F56EDC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2161562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06</w:t>
            </w:r>
          </w:p>
        </w:tc>
        <w:tc>
          <w:tcPr>
            <w:tcW w:w="459" w:type="dxa"/>
            <w:tcBorders>
              <w:top w:val="single" w:color="auto" w:sz="4" w:space="0"/>
              <w:left w:val="single" w:color="auto" w:sz="4" w:space="0"/>
              <w:bottom w:val="single" w:color="auto" w:sz="4" w:space="0"/>
              <w:right w:val="single" w:color="auto" w:sz="4" w:space="0"/>
            </w:tcBorders>
            <w:vAlign w:val="center"/>
          </w:tcPr>
          <w:p w14:paraId="729879B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6B53DC9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03BD557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4</w:t>
            </w:r>
          </w:p>
        </w:tc>
        <w:tc>
          <w:tcPr>
            <w:tcW w:w="678" w:type="dxa"/>
            <w:tcBorders>
              <w:top w:val="single" w:color="auto" w:sz="4" w:space="0"/>
              <w:left w:val="single" w:color="auto" w:sz="4" w:space="0"/>
              <w:bottom w:val="single" w:color="auto" w:sz="4" w:space="0"/>
              <w:right w:val="single" w:color="auto" w:sz="4" w:space="0"/>
            </w:tcBorders>
            <w:vAlign w:val="center"/>
          </w:tcPr>
          <w:p w14:paraId="5A88F64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kvar</w:t>
            </w:r>
          </w:p>
        </w:tc>
        <w:tc>
          <w:tcPr>
            <w:tcW w:w="315" w:type="dxa"/>
            <w:tcBorders>
              <w:top w:val="single" w:color="auto" w:sz="4" w:space="0"/>
              <w:left w:val="single" w:color="auto" w:sz="4" w:space="0"/>
              <w:bottom w:val="single" w:color="auto" w:sz="4" w:space="0"/>
              <w:right w:val="single" w:color="auto" w:sz="4" w:space="0"/>
            </w:tcBorders>
            <w:vAlign w:val="center"/>
          </w:tcPr>
          <w:p w14:paraId="2D97D07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7F0FF4F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7F0CEED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光伏逆变器1的无功功率调节</w:t>
            </w:r>
          </w:p>
        </w:tc>
      </w:tr>
      <w:tr w14:paraId="7F11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1C221A5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1CB1C69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7AF1A31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4AE7F10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5F5D63D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856770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6351F22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3C01368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206B40B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6485A94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16FC47D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02E7A43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50C5B6E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光伏逆变器2的无功功率调节</w:t>
            </w:r>
          </w:p>
          <w:p w14:paraId="604AA66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47C59BF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光伏逆变器12的无功功率调节</w:t>
            </w:r>
          </w:p>
          <w:p w14:paraId="22192D3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下挂所有光伏逆变器的无功功率调节数据块</w:t>
            </w:r>
          </w:p>
        </w:tc>
      </w:tr>
      <w:tr w14:paraId="7E3B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BBE9B3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2425F5C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49A5CD2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07</w:t>
            </w:r>
          </w:p>
        </w:tc>
        <w:tc>
          <w:tcPr>
            <w:tcW w:w="459" w:type="dxa"/>
            <w:tcBorders>
              <w:top w:val="single" w:color="auto" w:sz="4" w:space="0"/>
              <w:left w:val="single" w:color="auto" w:sz="4" w:space="0"/>
              <w:bottom w:val="single" w:color="auto" w:sz="4" w:space="0"/>
              <w:right w:val="single" w:color="auto" w:sz="4" w:space="0"/>
            </w:tcBorders>
            <w:vAlign w:val="center"/>
          </w:tcPr>
          <w:p w14:paraId="4D4094B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6EB8B0A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4FBCCE2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2</w:t>
            </w:r>
          </w:p>
        </w:tc>
        <w:tc>
          <w:tcPr>
            <w:tcW w:w="678" w:type="dxa"/>
            <w:tcBorders>
              <w:top w:val="single" w:color="auto" w:sz="4" w:space="0"/>
              <w:left w:val="single" w:color="auto" w:sz="4" w:space="0"/>
              <w:bottom w:val="single" w:color="auto" w:sz="4" w:space="0"/>
              <w:right w:val="single" w:color="auto" w:sz="4" w:space="0"/>
            </w:tcBorders>
            <w:vAlign w:val="center"/>
          </w:tcPr>
          <w:p w14:paraId="3B76CC5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711C097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1BD62C6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7787C96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光伏逆变器1的功率因数调节</w:t>
            </w:r>
          </w:p>
        </w:tc>
      </w:tr>
      <w:tr w14:paraId="774C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8BE4D7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0299A5A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216FB71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434518F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0EDEFC4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3B83A0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5340013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21C1609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098081EB">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683698F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2BDD044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02" w:type="dxa"/>
            <w:tcBorders>
              <w:top w:val="single" w:color="auto" w:sz="4" w:space="0"/>
              <w:left w:val="single" w:color="auto" w:sz="4" w:space="0"/>
              <w:bottom w:val="single" w:color="auto" w:sz="4" w:space="0"/>
              <w:right w:val="single" w:color="auto" w:sz="4" w:space="0"/>
            </w:tcBorders>
            <w:vAlign w:val="center"/>
          </w:tcPr>
          <w:p w14:paraId="6DCCC79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5723CF7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光伏逆变器2的功率因数调节</w:t>
            </w:r>
          </w:p>
          <w:p w14:paraId="46038AC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0BD317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光伏逆变器12的功率因数调节</w:t>
            </w:r>
          </w:p>
          <w:p w14:paraId="6140495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下挂所有光伏逆变器的功率因数调节数据块</w:t>
            </w:r>
          </w:p>
        </w:tc>
      </w:tr>
      <w:tr w14:paraId="0659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E3B024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770392E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4B58044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08</w:t>
            </w:r>
          </w:p>
        </w:tc>
        <w:tc>
          <w:tcPr>
            <w:tcW w:w="459" w:type="dxa"/>
            <w:tcBorders>
              <w:top w:val="single" w:color="auto" w:sz="4" w:space="0"/>
              <w:left w:val="single" w:color="auto" w:sz="4" w:space="0"/>
              <w:bottom w:val="single" w:color="auto" w:sz="4" w:space="0"/>
              <w:right w:val="single" w:color="auto" w:sz="4" w:space="0"/>
            </w:tcBorders>
            <w:vAlign w:val="center"/>
          </w:tcPr>
          <w:p w14:paraId="61DA8A8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5DBA378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0D9BF52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2</w:t>
            </w:r>
          </w:p>
        </w:tc>
        <w:tc>
          <w:tcPr>
            <w:tcW w:w="678" w:type="dxa"/>
            <w:tcBorders>
              <w:top w:val="single" w:color="auto" w:sz="4" w:space="0"/>
              <w:left w:val="single" w:color="auto" w:sz="4" w:space="0"/>
              <w:bottom w:val="single" w:color="auto" w:sz="4" w:space="0"/>
              <w:right w:val="single" w:color="auto" w:sz="4" w:space="0"/>
            </w:tcBorders>
            <w:vAlign w:val="center"/>
          </w:tcPr>
          <w:p w14:paraId="06DC438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15" w:type="dxa"/>
            <w:tcBorders>
              <w:top w:val="single" w:color="auto" w:sz="4" w:space="0"/>
              <w:left w:val="single" w:color="auto" w:sz="4" w:space="0"/>
              <w:bottom w:val="single" w:color="auto" w:sz="4" w:space="0"/>
              <w:right w:val="single" w:color="auto" w:sz="4" w:space="0"/>
            </w:tcBorders>
            <w:vAlign w:val="center"/>
          </w:tcPr>
          <w:p w14:paraId="19ECE43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79F9A5B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160391D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光伏逆变器1的有功功率百分比调节</w:t>
            </w:r>
          </w:p>
        </w:tc>
      </w:tr>
      <w:tr w14:paraId="1AC8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7296DA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6357979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301F8E1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21E7F0D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17DBBD9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D2BAD1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4E37C85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7F6372A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1DC687D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6D4F31F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4B12C41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02" w:type="dxa"/>
            <w:tcBorders>
              <w:top w:val="single" w:color="auto" w:sz="4" w:space="0"/>
              <w:left w:val="single" w:color="auto" w:sz="4" w:space="0"/>
              <w:bottom w:val="single" w:color="auto" w:sz="4" w:space="0"/>
              <w:right w:val="single" w:color="auto" w:sz="4" w:space="0"/>
            </w:tcBorders>
            <w:vAlign w:val="center"/>
          </w:tcPr>
          <w:p w14:paraId="0B37D97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4B991A4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光伏逆变器2的有功功率百分比调节</w:t>
            </w:r>
          </w:p>
          <w:p w14:paraId="4850DAE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25FA1E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光伏逆变器12的有功功率百分比调节</w:t>
            </w:r>
          </w:p>
          <w:p w14:paraId="2B9ED72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下挂所有光伏逆变器的有功功率百分比调节数据块</w:t>
            </w:r>
          </w:p>
        </w:tc>
      </w:tr>
      <w:tr w14:paraId="11BC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E91DF0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02330F8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3BF27AB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09</w:t>
            </w:r>
          </w:p>
        </w:tc>
        <w:tc>
          <w:tcPr>
            <w:tcW w:w="459" w:type="dxa"/>
            <w:tcBorders>
              <w:top w:val="single" w:color="auto" w:sz="4" w:space="0"/>
              <w:left w:val="single" w:color="auto" w:sz="4" w:space="0"/>
              <w:bottom w:val="single" w:color="auto" w:sz="4" w:space="0"/>
              <w:right w:val="single" w:color="auto" w:sz="4" w:space="0"/>
            </w:tcBorders>
            <w:vAlign w:val="center"/>
          </w:tcPr>
          <w:p w14:paraId="5C71372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68DB58F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427E2D3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2</w:t>
            </w:r>
          </w:p>
        </w:tc>
        <w:tc>
          <w:tcPr>
            <w:tcW w:w="678" w:type="dxa"/>
            <w:tcBorders>
              <w:top w:val="single" w:color="auto" w:sz="4" w:space="0"/>
              <w:left w:val="single" w:color="auto" w:sz="4" w:space="0"/>
              <w:bottom w:val="single" w:color="auto" w:sz="4" w:space="0"/>
              <w:right w:val="single" w:color="auto" w:sz="4" w:space="0"/>
            </w:tcBorders>
            <w:vAlign w:val="center"/>
          </w:tcPr>
          <w:p w14:paraId="3F7F750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15" w:type="dxa"/>
            <w:tcBorders>
              <w:top w:val="single" w:color="auto" w:sz="4" w:space="0"/>
              <w:left w:val="single" w:color="auto" w:sz="4" w:space="0"/>
              <w:bottom w:val="single" w:color="auto" w:sz="4" w:space="0"/>
              <w:right w:val="single" w:color="auto" w:sz="4" w:space="0"/>
            </w:tcBorders>
            <w:vAlign w:val="center"/>
          </w:tcPr>
          <w:p w14:paraId="4E9ED37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20A41F6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0D78EBB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光伏逆变器1的无功功率百分比调节</w:t>
            </w:r>
          </w:p>
        </w:tc>
      </w:tr>
      <w:tr w14:paraId="35C2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1D8C29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5FF4889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2CA0254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3F60E2D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1BC10FB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63AF60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7B45F6E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2B29F83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5CA36D9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2B73B91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59A52F2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02" w:type="dxa"/>
            <w:tcBorders>
              <w:top w:val="single" w:color="auto" w:sz="4" w:space="0"/>
              <w:left w:val="single" w:color="auto" w:sz="4" w:space="0"/>
              <w:bottom w:val="single" w:color="auto" w:sz="4" w:space="0"/>
              <w:right w:val="single" w:color="auto" w:sz="4" w:space="0"/>
            </w:tcBorders>
            <w:vAlign w:val="center"/>
          </w:tcPr>
          <w:p w14:paraId="524E68B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1CBB822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光伏逆变器2的无功功率百分比调节</w:t>
            </w:r>
          </w:p>
          <w:p w14:paraId="702FA80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A0C8DC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光伏逆变器12的无功功率百分比调节</w:t>
            </w:r>
          </w:p>
          <w:p w14:paraId="13AB6A8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下挂所有光伏逆变器的无功功率百分比调节数据块</w:t>
            </w:r>
          </w:p>
        </w:tc>
      </w:tr>
      <w:tr w14:paraId="501B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37722F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 xml:space="preserve">04 </w:t>
            </w:r>
          </w:p>
        </w:tc>
        <w:tc>
          <w:tcPr>
            <w:tcW w:w="451" w:type="dxa"/>
            <w:tcBorders>
              <w:top w:val="single" w:color="auto" w:sz="4" w:space="0"/>
              <w:left w:val="single" w:color="auto" w:sz="4" w:space="0"/>
              <w:bottom w:val="single" w:color="auto" w:sz="4" w:space="0"/>
              <w:right w:val="single" w:color="auto" w:sz="4" w:space="0"/>
            </w:tcBorders>
            <w:vAlign w:val="center"/>
          </w:tcPr>
          <w:p w14:paraId="46EE4B3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2E993E9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0A</w:t>
            </w:r>
          </w:p>
        </w:tc>
        <w:tc>
          <w:tcPr>
            <w:tcW w:w="459" w:type="dxa"/>
            <w:tcBorders>
              <w:top w:val="single" w:color="auto" w:sz="4" w:space="0"/>
              <w:left w:val="single" w:color="auto" w:sz="4" w:space="0"/>
              <w:bottom w:val="single" w:color="auto" w:sz="4" w:space="0"/>
              <w:right w:val="single" w:color="auto" w:sz="4" w:space="0"/>
            </w:tcBorders>
            <w:vAlign w:val="center"/>
          </w:tcPr>
          <w:p w14:paraId="27B552A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60ADFBB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6A74FA9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4</w:t>
            </w:r>
          </w:p>
        </w:tc>
        <w:tc>
          <w:tcPr>
            <w:tcW w:w="678" w:type="dxa"/>
            <w:tcBorders>
              <w:top w:val="single" w:color="auto" w:sz="4" w:space="0"/>
              <w:left w:val="single" w:color="auto" w:sz="4" w:space="0"/>
              <w:bottom w:val="single" w:color="auto" w:sz="4" w:space="0"/>
              <w:right w:val="single" w:color="auto" w:sz="4" w:space="0"/>
            </w:tcBorders>
            <w:vAlign w:val="center"/>
          </w:tcPr>
          <w:p w14:paraId="6E27E7D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kWh</w:t>
            </w:r>
          </w:p>
        </w:tc>
        <w:tc>
          <w:tcPr>
            <w:tcW w:w="315" w:type="dxa"/>
            <w:tcBorders>
              <w:top w:val="single" w:color="auto" w:sz="4" w:space="0"/>
              <w:left w:val="single" w:color="auto" w:sz="4" w:space="0"/>
              <w:bottom w:val="single" w:color="auto" w:sz="4" w:space="0"/>
              <w:right w:val="single" w:color="auto" w:sz="4" w:space="0"/>
            </w:tcBorders>
            <w:vAlign w:val="center"/>
          </w:tcPr>
          <w:p w14:paraId="38A055C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733242B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080E656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光伏逆变器1的日发电量</w:t>
            </w:r>
          </w:p>
        </w:tc>
      </w:tr>
      <w:tr w14:paraId="51E2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FB30AB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263BF8D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18679BE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47CE4A1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7B3CFF6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F456FF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496D1ED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35903CB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3B2726A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076A60C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7781623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02" w:type="dxa"/>
            <w:tcBorders>
              <w:top w:val="single" w:color="auto" w:sz="4" w:space="0"/>
              <w:left w:val="single" w:color="auto" w:sz="4" w:space="0"/>
              <w:bottom w:val="single" w:color="auto" w:sz="4" w:space="0"/>
              <w:right w:val="single" w:color="auto" w:sz="4" w:space="0"/>
            </w:tcBorders>
            <w:vAlign w:val="center"/>
          </w:tcPr>
          <w:p w14:paraId="181D7EC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7F02B76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光伏逆变器2的日发电量</w:t>
            </w:r>
          </w:p>
          <w:p w14:paraId="7427338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33E577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光伏逆变器12的日发电量</w:t>
            </w:r>
          </w:p>
          <w:p w14:paraId="2C58D32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下挂所有光伏逆变器的日发电量数据块</w:t>
            </w:r>
          </w:p>
        </w:tc>
      </w:tr>
      <w:tr w14:paraId="192D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4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CE53F9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 xml:space="preserve">04 </w:t>
            </w:r>
          </w:p>
        </w:tc>
        <w:tc>
          <w:tcPr>
            <w:tcW w:w="451" w:type="dxa"/>
            <w:tcBorders>
              <w:top w:val="single" w:color="auto" w:sz="4" w:space="0"/>
              <w:left w:val="single" w:color="auto" w:sz="4" w:space="0"/>
              <w:bottom w:val="single" w:color="auto" w:sz="4" w:space="0"/>
              <w:right w:val="single" w:color="auto" w:sz="4" w:space="0"/>
            </w:tcBorders>
            <w:vAlign w:val="center"/>
          </w:tcPr>
          <w:p w14:paraId="36A884D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5E01944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0B</w:t>
            </w:r>
          </w:p>
        </w:tc>
        <w:tc>
          <w:tcPr>
            <w:tcW w:w="459" w:type="dxa"/>
            <w:tcBorders>
              <w:top w:val="single" w:color="auto" w:sz="4" w:space="0"/>
              <w:left w:val="single" w:color="auto" w:sz="4" w:space="0"/>
              <w:bottom w:val="single" w:color="auto" w:sz="4" w:space="0"/>
              <w:right w:val="single" w:color="auto" w:sz="4" w:space="0"/>
            </w:tcBorders>
            <w:vAlign w:val="center"/>
          </w:tcPr>
          <w:p w14:paraId="51006C8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4C3FA79F">
            <w:pPr>
              <w:spacing w:line="240" w:lineRule="auto"/>
              <w:ind w:firstLine="0" w:firstLineChars="0"/>
              <w:rPr>
                <w:del w:id="46" w:author="GaaihoengNg" w:date="2026-09-23T14:10:20Z"/>
                <w:rFonts w:asciiTheme="minorEastAsia" w:hAnsiTheme="minorEastAsia" w:eastAsiaTheme="minorEastAsia" w:cstheme="minorEastAsia"/>
                <w:color w:val="000000" w:themeColor="text1"/>
                <w:szCs w:val="21"/>
                <w14:textFill>
                  <w14:solidFill>
                    <w14:schemeClr w14:val="tx1"/>
                  </w14:solidFill>
                </w14:textFill>
              </w:rPr>
            </w:pPr>
          </w:p>
          <w:p w14:paraId="587F088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del w:id="47" w:author="GaaihoengNg" w:date="2026-09-23T14:09:49Z">
              <w:r>
                <w:rPr>
                  <w:rFonts w:hint="eastAsia" w:asciiTheme="minorEastAsia" w:hAnsiTheme="minorEastAsia" w:eastAsiaTheme="minorEastAsia" w:cstheme="minorEastAsia"/>
                  <w:color w:val="000000" w:themeColor="text1"/>
                  <w:szCs w:val="21"/>
                  <w14:textFill>
                    <w14:solidFill>
                      <w14:schemeClr w14:val="tx1"/>
                    </w14:solidFill>
                  </w14:textFill>
                </w:rPr>
                <w:delText>Yyyymmdd-</w:delText>
              </w:r>
            </w:del>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69F76CA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del w:id="48" w:author="GaaihoengNg" w:date="2026-09-23T14:09:52Z">
              <w:r>
                <w:rPr>
                  <w:rFonts w:hint="eastAsia" w:asciiTheme="minorEastAsia" w:hAnsiTheme="minorEastAsia" w:eastAsiaTheme="minorEastAsia" w:cstheme="minorEastAsia"/>
                  <w:color w:val="000000" w:themeColor="text1"/>
                  <w:szCs w:val="21"/>
                  <w14:textFill>
                    <w14:solidFill>
                      <w14:schemeClr w14:val="tx1"/>
                    </w14:solidFill>
                  </w14:textFill>
                </w:rPr>
                <w:delText>Yyyymmdd-</w:delText>
              </w:r>
            </w:del>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169AB5A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del w:id="49" w:author="GaaihoengNg" w:date="2026-09-23T14:09:54Z">
              <w:r>
                <w:rPr>
                  <w:rFonts w:hint="eastAsia" w:asciiTheme="minorEastAsia" w:hAnsiTheme="minorEastAsia" w:eastAsiaTheme="minorEastAsia" w:cstheme="minorEastAsia"/>
                  <w:color w:val="000000" w:themeColor="text1"/>
                  <w:szCs w:val="21"/>
                  <w14:textFill>
                    <w14:solidFill>
                      <w14:schemeClr w14:val="tx1"/>
                    </w14:solidFill>
                  </w14:textFill>
                </w:rPr>
                <w:delText>Yyyymmdd-</w:delText>
              </w:r>
            </w:del>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220C2A0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del w:id="50" w:author="GaaihoengNg" w:date="2026-09-23T14:09:57Z">
              <w:r>
                <w:rPr>
                  <w:rFonts w:hint="eastAsia" w:asciiTheme="minorEastAsia" w:hAnsiTheme="minorEastAsia" w:eastAsiaTheme="minorEastAsia" w:cstheme="minorEastAsia"/>
                  <w:color w:val="000000" w:themeColor="text1"/>
                  <w:szCs w:val="21"/>
                  <w14:textFill>
                    <w14:solidFill>
                      <w14:schemeClr w14:val="tx1"/>
                    </w14:solidFill>
                  </w14:textFill>
                </w:rPr>
                <w:delText>Yyyymmdd-</w:delText>
              </w:r>
            </w:del>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2642595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5775C5A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4DFC0909">
            <w:pPr>
              <w:spacing w:line="240" w:lineRule="auto"/>
              <w:ind w:firstLine="0" w:firstLineChars="0"/>
              <w:rPr>
                <w:rFonts w:hint="eastAsia" w:asciiTheme="minorEastAsia" w:hAnsiTheme="minorEastAsia" w:eastAsiaTheme="minorEastAsia" w:cstheme="minorEastAsia"/>
                <w:color w:val="000000" w:themeColor="text1"/>
                <w:szCs w:val="21"/>
                <w:lang w:val="en-US" w:eastAsia="zh-CN"/>
                <w14:textFill>
                  <w14:solidFill>
                    <w14:schemeClr w14:val="tx1"/>
                  </w14:solidFill>
                </w14:textFill>
              </w:rPr>
            </w:pPr>
            <w:ins w:id="51" w:author="GaaihoengNg" w:date="2026-09-23T14:10:16Z">
              <w:r>
                <w:rPr>
                  <w:rFonts w:hint="eastAsia" w:asciiTheme="minorEastAsia" w:hAnsiTheme="minorEastAsia" w:eastAsiaTheme="minorEastAsia" w:cstheme="minorEastAsia"/>
                  <w:color w:val="000000" w:themeColor="text1"/>
                  <w:szCs w:val="21"/>
                  <w:lang w:val="en-US" w:eastAsia="zh-CN"/>
                  <w14:textFill>
                    <w14:solidFill>
                      <w14:schemeClr w14:val="tx1"/>
                    </w14:solidFill>
                  </w14:textFill>
                </w:rPr>
                <w:t>2</w:t>
              </w:r>
            </w:ins>
          </w:p>
          <w:p w14:paraId="38B8F024">
            <w:pPr>
              <w:spacing w:line="240" w:lineRule="auto"/>
              <w:ind w:firstLine="0" w:firstLineChars="0"/>
              <w:rPr>
                <w:del w:id="52" w:author="GaaihoengNg" w:date="2026-09-23T14:10:01Z"/>
                <w:rFonts w:hint="default" w:asciiTheme="minorEastAsia" w:hAnsiTheme="minorEastAsia" w:eastAsiaTheme="minorEastAsia" w:cstheme="minorEastAsia"/>
                <w:color w:val="000000" w:themeColor="text1"/>
                <w:szCs w:val="21"/>
                <w:lang w:val="en-US"/>
                <w14:textFill>
                  <w14:solidFill>
                    <w14:schemeClr w14:val="tx1"/>
                  </w14:solidFill>
                </w14:textFill>
              </w:rPr>
            </w:pPr>
            <w:del w:id="53" w:author="GaaihoengNg" w:date="2026-09-23T14:10:01Z">
              <w:r>
                <w:rPr>
                  <w:rFonts w:hint="default" w:asciiTheme="minorEastAsia" w:hAnsiTheme="minorEastAsia" w:eastAsiaTheme="minorEastAsia" w:cstheme="minorEastAsia"/>
                  <w:color w:val="000000" w:themeColor="text1"/>
                  <w:szCs w:val="21"/>
                  <w:lang w:val="en-US"/>
                  <w14:textFill>
                    <w14:solidFill>
                      <w14:schemeClr w14:val="tx1"/>
                    </w14:solidFill>
                  </w14:textFill>
                </w:rPr>
                <w:delText>4</w:delText>
              </w:r>
            </w:del>
          </w:p>
          <w:p w14:paraId="5366896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ins w:id="54" w:author="GaaihoengNg" w:date="2026-09-23T14:10:01Z">
              <w:r>
                <w:rPr>
                  <w:rFonts w:hint="eastAsia" w:asciiTheme="minorEastAsia" w:hAnsiTheme="minorEastAsia" w:eastAsiaTheme="minorEastAsia" w:cstheme="minorEastAsia"/>
                  <w:color w:val="000000" w:themeColor="text1"/>
                  <w:szCs w:val="21"/>
                  <w:lang w:val="en-US" w:eastAsia="zh-CN"/>
                  <w14:textFill>
                    <w14:solidFill>
                      <w14:schemeClr w14:val="tx1"/>
                    </w14:solidFill>
                  </w14:textFill>
                </w:rPr>
                <w:t>2</w:t>
              </w:r>
            </w:ins>
            <w:del w:id="55" w:author="GaaihoengNg" w:date="2026-09-23T14:10:03Z">
              <w:r>
                <w:rPr>
                  <w:rFonts w:hint="eastAsia" w:asciiTheme="minorEastAsia" w:hAnsiTheme="minorEastAsia" w:eastAsiaTheme="minorEastAsia" w:cstheme="minorEastAsia"/>
                  <w:color w:val="000000" w:themeColor="text1"/>
                  <w:szCs w:val="21"/>
                  <w14:textFill>
                    <w14:solidFill>
                      <w14:schemeClr w14:val="tx1"/>
                    </w14:solidFill>
                  </w14:textFill>
                </w:rPr>
                <w:delText>4</w:delText>
              </w:r>
            </w:del>
          </w:p>
          <w:p w14:paraId="2ED353A9">
            <w:pPr>
              <w:spacing w:line="240" w:lineRule="auto"/>
              <w:ind w:firstLine="0" w:firstLineChars="0"/>
              <w:rPr>
                <w:del w:id="56" w:author="GaaihoengNg" w:date="2026-09-23T14:10:05Z"/>
                <w:rFonts w:hint="default" w:asciiTheme="minorEastAsia" w:hAnsiTheme="minorEastAsia" w:eastAsiaTheme="minorEastAsia" w:cstheme="minorEastAsia"/>
                <w:color w:val="000000" w:themeColor="text1"/>
                <w:szCs w:val="21"/>
                <w:lang w:val="en-US"/>
                <w14:textFill>
                  <w14:solidFill>
                    <w14:schemeClr w14:val="tx1"/>
                  </w14:solidFill>
                </w14:textFill>
              </w:rPr>
            </w:pPr>
            <w:del w:id="57" w:author="GaaihoengNg" w:date="2026-09-23T14:10:05Z">
              <w:r>
                <w:rPr>
                  <w:rFonts w:hint="default" w:asciiTheme="minorEastAsia" w:hAnsiTheme="minorEastAsia" w:eastAsiaTheme="minorEastAsia" w:cstheme="minorEastAsia"/>
                  <w:color w:val="000000" w:themeColor="text1"/>
                  <w:szCs w:val="21"/>
                  <w:lang w:val="en-US"/>
                  <w14:textFill>
                    <w14:solidFill>
                      <w14:schemeClr w14:val="tx1"/>
                    </w14:solidFill>
                  </w14:textFill>
                </w:rPr>
                <w:delText>4</w:delText>
              </w:r>
            </w:del>
          </w:p>
          <w:p w14:paraId="5ABE299A">
            <w:pPr>
              <w:spacing w:line="240" w:lineRule="auto"/>
              <w:ind w:firstLine="0" w:firstLineChars="0"/>
              <w:rPr>
                <w:ins w:id="58" w:author="GaaihoengNg" w:date="2026-09-23T14:10:07Z"/>
                <w:rFonts w:hint="eastAsia" w:asciiTheme="minorEastAsia" w:hAnsiTheme="minorEastAsia" w:eastAsiaTheme="minorEastAsia" w:cstheme="minorEastAsia"/>
                <w:color w:val="000000" w:themeColor="text1"/>
                <w:szCs w:val="21"/>
                <w:lang w:val="en-US" w:eastAsia="zh-CN"/>
                <w14:textFill>
                  <w14:solidFill>
                    <w14:schemeClr w14:val="tx1"/>
                  </w14:solidFill>
                </w14:textFill>
              </w:rPr>
            </w:pPr>
            <w:ins w:id="59" w:author="GaaihoengNg" w:date="2026-09-23T14:10:05Z">
              <w:r>
                <w:rPr>
                  <w:rFonts w:hint="eastAsia" w:asciiTheme="minorEastAsia" w:hAnsiTheme="minorEastAsia" w:eastAsiaTheme="minorEastAsia" w:cstheme="minorEastAsia"/>
                  <w:color w:val="000000" w:themeColor="text1"/>
                  <w:szCs w:val="21"/>
                  <w:lang w:val="en-US" w:eastAsia="zh-CN"/>
                  <w14:textFill>
                    <w14:solidFill>
                      <w14:schemeClr w14:val="tx1"/>
                    </w14:solidFill>
                  </w14:textFill>
                </w:rPr>
                <w:t>2</w:t>
              </w:r>
            </w:ins>
          </w:p>
          <w:p w14:paraId="447DADA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ins w:id="60" w:author="GaaihoengNg" w:date="2026-09-23T14:10:09Z">
              <w:r>
                <w:rPr>
                  <w:rFonts w:hint="eastAsia" w:asciiTheme="minorEastAsia" w:hAnsiTheme="minorEastAsia" w:eastAsiaTheme="minorEastAsia" w:cstheme="minorEastAsia"/>
                  <w:color w:val="000000" w:themeColor="text1"/>
                  <w:szCs w:val="21"/>
                  <w:lang w:val="en-US" w:eastAsia="zh-CN"/>
                  <w14:textFill>
                    <w14:solidFill>
                      <w14:schemeClr w14:val="tx1"/>
                    </w14:solidFill>
                  </w14:textFill>
                </w:rPr>
                <w:t>2</w:t>
              </w:r>
            </w:ins>
            <w:del w:id="61" w:author="GaaihoengNg" w:date="2026-09-23T14:10:09Z">
              <w:r>
                <w:rPr>
                  <w:rFonts w:hint="eastAsia" w:asciiTheme="minorEastAsia" w:hAnsiTheme="minorEastAsia" w:eastAsiaTheme="minorEastAsia" w:cstheme="minorEastAsia"/>
                  <w:color w:val="000000" w:themeColor="text1"/>
                  <w:szCs w:val="21"/>
                  <w14:textFill>
                    <w14:solidFill>
                      <w14:schemeClr w14:val="tx1"/>
                    </w14:solidFill>
                  </w14:textFill>
                </w:rPr>
                <w:delText>4</w:delText>
              </w:r>
            </w:del>
          </w:p>
          <w:p w14:paraId="7010DEB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79C399F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tc>
        <w:tc>
          <w:tcPr>
            <w:tcW w:w="678" w:type="dxa"/>
            <w:tcBorders>
              <w:top w:val="single" w:color="auto" w:sz="4" w:space="0"/>
              <w:left w:val="single" w:color="auto" w:sz="4" w:space="0"/>
              <w:bottom w:val="single" w:color="auto" w:sz="4" w:space="0"/>
              <w:right w:val="single" w:color="auto" w:sz="4" w:space="0"/>
            </w:tcBorders>
            <w:vAlign w:val="center"/>
          </w:tcPr>
          <w:p w14:paraId="3D22FC0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230D6BC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0F5FF3C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3ACA366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31D6295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0CE8511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kW</w:t>
            </w:r>
          </w:p>
          <w:p w14:paraId="1DDB578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kW</w:t>
            </w:r>
          </w:p>
        </w:tc>
        <w:tc>
          <w:tcPr>
            <w:tcW w:w="315" w:type="dxa"/>
            <w:tcBorders>
              <w:top w:val="single" w:color="auto" w:sz="4" w:space="0"/>
              <w:left w:val="single" w:color="auto" w:sz="4" w:space="0"/>
              <w:bottom w:val="single" w:color="auto" w:sz="4" w:space="0"/>
              <w:right w:val="single" w:color="auto" w:sz="4" w:space="0"/>
            </w:tcBorders>
            <w:vAlign w:val="center"/>
          </w:tcPr>
          <w:p w14:paraId="691528F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5E12D02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53EBDE5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光伏逆变器1的有功功率时段调节数据块：</w:t>
            </w:r>
          </w:p>
          <w:p w14:paraId="2F0E680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第1次调节的开始时间</w:t>
            </w:r>
          </w:p>
          <w:p w14:paraId="254AC9C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第1次调节的结束时间</w:t>
            </w:r>
          </w:p>
          <w:p w14:paraId="2735C51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第2次调节的开始时间</w:t>
            </w:r>
          </w:p>
          <w:p w14:paraId="4F97EDD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第2次调节的结束时间</w:t>
            </w:r>
          </w:p>
          <w:p w14:paraId="11AE074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光伏逆变器1的第1次调控值</w:t>
            </w:r>
          </w:p>
          <w:p w14:paraId="2F7214D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光伏逆变器1的第2次调控值</w:t>
            </w:r>
          </w:p>
          <w:p w14:paraId="151AE06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备注：</w:t>
            </w:r>
          </w:p>
          <w:p w14:paraId="588B965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可最多选择两个时段进行有功功率调节,两个时段不能重叠,不能跨天调节。</w:t>
            </w:r>
          </w:p>
          <w:p w14:paraId="66C595D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若某一时段不做调节则用FF表示。</w:t>
            </w:r>
          </w:p>
          <w:p w14:paraId="4524CEB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时段调节结束后，光伏逆变器恢复到其额定有功功率输出状态。</w:t>
            </w:r>
          </w:p>
        </w:tc>
      </w:tr>
      <w:tr w14:paraId="1220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2C01B5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28D26CF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77611C3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0940932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5BC7E06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052EBF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40B3AC6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0ADA037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5ED6581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47D5645E">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12C9ADF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0F83DE78">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171F4DE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光伏逆变器2的有功功率时段调节数据块（同上）</w:t>
            </w:r>
          </w:p>
          <w:p w14:paraId="2AA8FEE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EB6CED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光伏逆变器12的有功功率时段调节数据块（同上）</w:t>
            </w:r>
          </w:p>
          <w:p w14:paraId="5B6E3B9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下挂所有光伏逆变器的有功功率时段调节数据块</w:t>
            </w:r>
          </w:p>
        </w:tc>
      </w:tr>
      <w:tr w14:paraId="1FE29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C26C01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 xml:space="preserve">04 </w:t>
            </w:r>
          </w:p>
        </w:tc>
        <w:tc>
          <w:tcPr>
            <w:tcW w:w="451" w:type="dxa"/>
            <w:tcBorders>
              <w:top w:val="single" w:color="auto" w:sz="4" w:space="0"/>
              <w:left w:val="single" w:color="auto" w:sz="4" w:space="0"/>
              <w:bottom w:val="single" w:color="auto" w:sz="4" w:space="0"/>
              <w:right w:val="single" w:color="auto" w:sz="4" w:space="0"/>
            </w:tcBorders>
            <w:vAlign w:val="center"/>
          </w:tcPr>
          <w:p w14:paraId="1678913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648686B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tc>
        <w:tc>
          <w:tcPr>
            <w:tcW w:w="459" w:type="dxa"/>
            <w:tcBorders>
              <w:top w:val="single" w:color="auto" w:sz="4" w:space="0"/>
              <w:left w:val="single" w:color="auto" w:sz="4" w:space="0"/>
              <w:bottom w:val="single" w:color="auto" w:sz="4" w:space="0"/>
              <w:right w:val="single" w:color="auto" w:sz="4" w:space="0"/>
            </w:tcBorders>
            <w:vAlign w:val="center"/>
          </w:tcPr>
          <w:p w14:paraId="2C1BC92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1E981EF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4219455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73150ED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01DBEA0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164FE5C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hhmm</w:t>
            </w:r>
          </w:p>
          <w:p w14:paraId="08B5C41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w:t>
            </w:r>
          </w:p>
          <w:p w14:paraId="1E04566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028BE9A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2DD0BCF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34ABD10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02DE9A1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0C4E210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635442A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462DD13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tc>
        <w:tc>
          <w:tcPr>
            <w:tcW w:w="678" w:type="dxa"/>
            <w:tcBorders>
              <w:top w:val="single" w:color="auto" w:sz="4" w:space="0"/>
              <w:left w:val="single" w:color="auto" w:sz="4" w:space="0"/>
              <w:bottom w:val="single" w:color="auto" w:sz="4" w:space="0"/>
              <w:right w:val="single" w:color="auto" w:sz="4" w:space="0"/>
            </w:tcBorders>
            <w:vAlign w:val="center"/>
          </w:tcPr>
          <w:p w14:paraId="190459C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p w14:paraId="7F9DE9E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p w14:paraId="1234BB20">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p w14:paraId="6348DF1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p w14:paraId="7C221E8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p w14:paraId="170C1403">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p w14:paraId="5AF12EA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15" w:type="dxa"/>
            <w:tcBorders>
              <w:top w:val="single" w:color="auto" w:sz="4" w:space="0"/>
              <w:left w:val="single" w:color="auto" w:sz="4" w:space="0"/>
              <w:bottom w:val="single" w:color="auto" w:sz="4" w:space="0"/>
              <w:right w:val="single" w:color="auto" w:sz="4" w:space="0"/>
            </w:tcBorders>
            <w:vAlign w:val="center"/>
          </w:tcPr>
          <w:p w14:paraId="615EC4E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3695049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5542D79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光伏逆变器1的有功功率百分比调节数据块：</w:t>
            </w:r>
          </w:p>
          <w:p w14:paraId="24B4C8C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第1次调节的开始时间</w:t>
            </w:r>
          </w:p>
          <w:p w14:paraId="15F5326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第1次调节的结束时间</w:t>
            </w:r>
          </w:p>
          <w:p w14:paraId="3987FAA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第2次调节的开始时间</w:t>
            </w:r>
          </w:p>
          <w:p w14:paraId="17B5B62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第2次调节的结束时间</w:t>
            </w:r>
          </w:p>
          <w:p w14:paraId="301D15F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光伏逆变器1的第1次调控值</w:t>
            </w:r>
          </w:p>
          <w:p w14:paraId="370B803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光伏逆变器1的第2次调控值</w:t>
            </w:r>
          </w:p>
          <w:p w14:paraId="059C88D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备注：</w:t>
            </w:r>
          </w:p>
          <w:p w14:paraId="479E31B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可最多选择两个时段进行有功功率百分比调节,两个时段不能重叠,不能跨天调节。</w:t>
            </w:r>
          </w:p>
          <w:p w14:paraId="40386E3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若某一时段不做调节则用FF表示。</w:t>
            </w:r>
          </w:p>
          <w:p w14:paraId="20E4736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时段调节结束后，光伏逆变器恢复到其额定有功功率输出状态。</w:t>
            </w:r>
          </w:p>
        </w:tc>
      </w:tr>
      <w:tr w14:paraId="0334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1D773B6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0BA46B8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700A95F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1D822A7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7B327E6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304BAE4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8059C9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081B4EE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74B2FF4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32" w:type="dxa"/>
            <w:tcBorders>
              <w:top w:val="single" w:color="auto" w:sz="4" w:space="0"/>
              <w:left w:val="single" w:color="auto" w:sz="4" w:space="0"/>
              <w:bottom w:val="single" w:color="auto" w:sz="4" w:space="0"/>
              <w:right w:val="single" w:color="auto" w:sz="4" w:space="0"/>
            </w:tcBorders>
            <w:vAlign w:val="center"/>
          </w:tcPr>
          <w:p w14:paraId="58097978">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50B4DD2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41689BA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2B550BB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48C2805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097D904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光伏逆变器2的有功功率百分比调节数据块（同上）</w:t>
            </w:r>
          </w:p>
          <w:p w14:paraId="5CD4E36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C91C4E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光伏逆变器12的有功功率百分比调节数据块（同上）</w:t>
            </w:r>
          </w:p>
          <w:p w14:paraId="7AB1DAF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下挂所有光伏逆变器的有功功率百分比调节数据块</w:t>
            </w:r>
          </w:p>
        </w:tc>
      </w:tr>
      <w:tr w14:paraId="105B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7"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1985AE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4E08F46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066DDBE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21</w:t>
            </w:r>
          </w:p>
        </w:tc>
        <w:tc>
          <w:tcPr>
            <w:tcW w:w="459" w:type="dxa"/>
            <w:tcBorders>
              <w:top w:val="single" w:color="auto" w:sz="4" w:space="0"/>
              <w:left w:val="single" w:color="auto" w:sz="4" w:space="0"/>
              <w:bottom w:val="single" w:color="auto" w:sz="4" w:space="0"/>
              <w:right w:val="single" w:color="auto" w:sz="4" w:space="0"/>
            </w:tcBorders>
            <w:vAlign w:val="center"/>
          </w:tcPr>
          <w:p w14:paraId="3A67481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00</w:t>
            </w:r>
          </w:p>
        </w:tc>
        <w:tc>
          <w:tcPr>
            <w:tcW w:w="1232" w:type="dxa"/>
            <w:tcBorders>
              <w:top w:val="single" w:color="auto" w:sz="4" w:space="0"/>
              <w:left w:val="single" w:color="auto" w:sz="4" w:space="0"/>
              <w:bottom w:val="single" w:color="auto" w:sz="4" w:space="0"/>
              <w:right w:val="single" w:color="auto" w:sz="4" w:space="0"/>
            </w:tcBorders>
            <w:vAlign w:val="center"/>
          </w:tcPr>
          <w:p w14:paraId="6AE1FFB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NN</w:t>
            </w:r>
          </w:p>
        </w:tc>
        <w:tc>
          <w:tcPr>
            <w:tcW w:w="663" w:type="dxa"/>
            <w:tcBorders>
              <w:top w:val="single" w:color="auto" w:sz="4" w:space="0"/>
              <w:left w:val="single" w:color="auto" w:sz="4" w:space="0"/>
              <w:bottom w:val="single" w:color="auto" w:sz="4" w:space="0"/>
              <w:right w:val="single" w:color="auto" w:sz="4" w:space="0"/>
            </w:tcBorders>
            <w:vAlign w:val="center"/>
          </w:tcPr>
          <w:p w14:paraId="06DE0B2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tc>
        <w:tc>
          <w:tcPr>
            <w:tcW w:w="678" w:type="dxa"/>
            <w:tcBorders>
              <w:top w:val="single" w:color="auto" w:sz="4" w:space="0"/>
              <w:left w:val="single" w:color="auto" w:sz="4" w:space="0"/>
              <w:bottom w:val="single" w:color="auto" w:sz="4" w:space="0"/>
              <w:right w:val="single" w:color="auto" w:sz="4" w:space="0"/>
            </w:tcBorders>
            <w:vAlign w:val="center"/>
          </w:tcPr>
          <w:p w14:paraId="7E84E85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42334DF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517A53C8">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384F726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光伏逆变器档案数（≤12）</w:t>
            </w:r>
          </w:p>
        </w:tc>
      </w:tr>
      <w:tr w14:paraId="7BAF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13F463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7730B8C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0207135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21</w:t>
            </w:r>
          </w:p>
        </w:tc>
        <w:tc>
          <w:tcPr>
            <w:tcW w:w="459" w:type="dxa"/>
            <w:tcBorders>
              <w:top w:val="single" w:color="auto" w:sz="4" w:space="0"/>
              <w:left w:val="single" w:color="auto" w:sz="4" w:space="0"/>
              <w:bottom w:val="single" w:color="auto" w:sz="4" w:space="0"/>
              <w:right w:val="single" w:color="auto" w:sz="4" w:space="0"/>
            </w:tcBorders>
            <w:vAlign w:val="center"/>
          </w:tcPr>
          <w:p w14:paraId="1A87987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0CECA25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1EDB554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p w14:paraId="0C5235E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NN…NN</w:t>
            </w:r>
          </w:p>
          <w:p w14:paraId="6F0016B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NNNN</w:t>
            </w:r>
          </w:p>
          <w:p w14:paraId="65C4B73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tc>
        <w:tc>
          <w:tcPr>
            <w:tcW w:w="663" w:type="dxa"/>
            <w:tcBorders>
              <w:top w:val="single" w:color="auto" w:sz="4" w:space="0"/>
              <w:left w:val="single" w:color="auto" w:sz="4" w:space="0"/>
              <w:bottom w:val="single" w:color="auto" w:sz="4" w:space="0"/>
              <w:right w:val="single" w:color="auto" w:sz="4" w:space="0"/>
            </w:tcBorders>
            <w:vAlign w:val="center"/>
          </w:tcPr>
          <w:p w14:paraId="5DA3B45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0DB2073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p w14:paraId="4E37E15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p w14:paraId="21E8BDB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2E79607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tc>
        <w:tc>
          <w:tcPr>
            <w:tcW w:w="678" w:type="dxa"/>
            <w:tcBorders>
              <w:top w:val="single" w:color="auto" w:sz="4" w:space="0"/>
              <w:left w:val="single" w:color="auto" w:sz="4" w:space="0"/>
              <w:bottom w:val="single" w:color="auto" w:sz="4" w:space="0"/>
              <w:right w:val="single" w:color="auto" w:sz="4" w:space="0"/>
            </w:tcBorders>
            <w:vAlign w:val="center"/>
          </w:tcPr>
          <w:p w14:paraId="29C87BC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144E1555">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759AFAF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783DEAF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光伏逆变器1的档案：</w:t>
            </w:r>
          </w:p>
          <w:p w14:paraId="44670D8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逆变器地址（Modbus地址，FF-未接），</w:t>
            </w:r>
          </w:p>
          <w:p w14:paraId="74906AC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逆变器品牌(ASCII码),</w:t>
            </w:r>
          </w:p>
          <w:p w14:paraId="614C254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逆变器规约版本，</w:t>
            </w:r>
          </w:p>
          <w:p w14:paraId="1FA7A9A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接入端口，1：端口1(RJ45-I)；2：端口2(RJ45-II)；3：端口3(RS485-II)；4：无线。</w:t>
            </w:r>
          </w:p>
        </w:tc>
      </w:tr>
      <w:tr w14:paraId="7FC5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1F0C381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29373CE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1" w:type="dxa"/>
            <w:tcBorders>
              <w:top w:val="single" w:color="auto" w:sz="4" w:space="0"/>
              <w:left w:val="single" w:color="auto" w:sz="4" w:space="0"/>
              <w:bottom w:val="single" w:color="auto" w:sz="4" w:space="0"/>
              <w:right w:val="single" w:color="auto" w:sz="4" w:space="0"/>
            </w:tcBorders>
            <w:vAlign w:val="center"/>
          </w:tcPr>
          <w:p w14:paraId="227185C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459" w:type="dxa"/>
            <w:tcBorders>
              <w:top w:val="single" w:color="auto" w:sz="4" w:space="0"/>
              <w:left w:val="single" w:color="auto" w:sz="4" w:space="0"/>
              <w:bottom w:val="single" w:color="auto" w:sz="4" w:space="0"/>
              <w:right w:val="single" w:color="auto" w:sz="4" w:space="0"/>
            </w:tcBorders>
            <w:vAlign w:val="center"/>
          </w:tcPr>
          <w:p w14:paraId="61558AB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78DF530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8DE581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2033A62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1232" w:type="dxa"/>
            <w:tcBorders>
              <w:top w:val="single" w:color="auto" w:sz="4" w:space="0"/>
              <w:left w:val="single" w:color="auto" w:sz="4" w:space="0"/>
              <w:bottom w:val="single" w:color="auto" w:sz="4" w:space="0"/>
              <w:right w:val="single" w:color="auto" w:sz="4" w:space="0"/>
            </w:tcBorders>
            <w:vAlign w:val="center"/>
          </w:tcPr>
          <w:p w14:paraId="7920D62D">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21FEA296">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1F5AAF2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11B01DBA">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02" w:type="dxa"/>
            <w:tcBorders>
              <w:top w:val="single" w:color="auto" w:sz="4" w:space="0"/>
              <w:left w:val="single" w:color="auto" w:sz="4" w:space="0"/>
              <w:bottom w:val="single" w:color="auto" w:sz="4" w:space="0"/>
              <w:right w:val="single" w:color="auto" w:sz="4" w:space="0"/>
            </w:tcBorders>
            <w:vAlign w:val="center"/>
          </w:tcPr>
          <w:p w14:paraId="7B87B05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275" w:type="dxa"/>
            <w:tcBorders>
              <w:top w:val="single" w:color="auto" w:sz="4" w:space="0"/>
              <w:left w:val="single" w:color="auto" w:sz="4" w:space="0"/>
              <w:bottom w:val="single" w:color="auto" w:sz="4" w:space="0"/>
              <w:right w:val="single" w:color="auto" w:sz="4" w:space="0"/>
            </w:tcBorders>
            <w:vAlign w:val="center"/>
          </w:tcPr>
          <w:p w14:paraId="1447654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光伏逆变器2的档案</w:t>
            </w:r>
          </w:p>
          <w:p w14:paraId="621E7AF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0AC5A9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光伏逆变器12的档案</w:t>
            </w:r>
          </w:p>
          <w:p w14:paraId="54B5321C">
            <w:pPr>
              <w:pStyle w:val="5"/>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themeColor="text1"/>
                <w:szCs w:val="21"/>
                <w14:textFill>
                  <w14:solidFill>
                    <w14:schemeClr w14:val="tx1"/>
                  </w14:solidFill>
                </w14:textFill>
              </w:rPr>
              <w:t>FF代表不存在该项信息。</w:t>
            </w:r>
          </w:p>
          <w:p w14:paraId="5824AE8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r>
      <w:tr w14:paraId="591C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755F70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4B80210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3BB32AF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30</w:t>
            </w:r>
          </w:p>
        </w:tc>
        <w:tc>
          <w:tcPr>
            <w:tcW w:w="459" w:type="dxa"/>
            <w:tcBorders>
              <w:top w:val="single" w:color="auto" w:sz="4" w:space="0"/>
              <w:left w:val="single" w:color="auto" w:sz="4" w:space="0"/>
              <w:bottom w:val="single" w:color="auto" w:sz="4" w:space="0"/>
              <w:right w:val="single" w:color="auto" w:sz="4" w:space="0"/>
            </w:tcBorders>
            <w:vAlign w:val="center"/>
          </w:tcPr>
          <w:p w14:paraId="238E69B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32" w:type="dxa"/>
            <w:tcBorders>
              <w:top w:val="single" w:color="auto" w:sz="4" w:space="0"/>
              <w:left w:val="single" w:color="auto" w:sz="4" w:space="0"/>
              <w:bottom w:val="single" w:color="auto" w:sz="4" w:space="0"/>
              <w:right w:val="single" w:color="auto" w:sz="4" w:space="0"/>
            </w:tcBorders>
            <w:vAlign w:val="center"/>
          </w:tcPr>
          <w:p w14:paraId="1EF4644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40E847A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14B4403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hhmmss</w:t>
            </w:r>
          </w:p>
          <w:p w14:paraId="03B3EBA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hhmmss</w:t>
            </w:r>
          </w:p>
          <w:p w14:paraId="6A46EE6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NNNN,</w:t>
            </w:r>
          </w:p>
          <w:p w14:paraId="1093D0D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tc>
        <w:tc>
          <w:tcPr>
            <w:tcW w:w="663" w:type="dxa"/>
            <w:tcBorders>
              <w:top w:val="single" w:color="auto" w:sz="4" w:space="0"/>
              <w:left w:val="single" w:color="auto" w:sz="4" w:space="0"/>
              <w:bottom w:val="single" w:color="auto" w:sz="4" w:space="0"/>
              <w:right w:val="single" w:color="auto" w:sz="4" w:space="0"/>
            </w:tcBorders>
            <w:vAlign w:val="center"/>
          </w:tcPr>
          <w:p w14:paraId="068A1A0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7A7FE3C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5FA047C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w:t>
            </w:r>
          </w:p>
          <w:p w14:paraId="7DAA992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w:t>
            </w:r>
          </w:p>
          <w:p w14:paraId="527A5F4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22F34AB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tc>
        <w:tc>
          <w:tcPr>
            <w:tcW w:w="678" w:type="dxa"/>
            <w:tcBorders>
              <w:top w:val="single" w:color="auto" w:sz="4" w:space="0"/>
              <w:left w:val="single" w:color="auto" w:sz="4" w:space="0"/>
              <w:bottom w:val="single" w:color="auto" w:sz="4" w:space="0"/>
              <w:right w:val="single" w:color="auto" w:sz="4" w:space="0"/>
            </w:tcBorders>
            <w:vAlign w:val="center"/>
          </w:tcPr>
          <w:p w14:paraId="78DA5F2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66AD990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766F458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5F1E76C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60A5AFB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分</w:t>
            </w:r>
          </w:p>
          <w:p w14:paraId="0142574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2A3A330C">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1979D392">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vAlign w:val="center"/>
          </w:tcPr>
          <w:p w14:paraId="05027A5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光伏逆变器通信异常事件触发限值：</w:t>
            </w:r>
          </w:p>
          <w:p w14:paraId="40560E1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监测起始时间，</w:t>
            </w:r>
          </w:p>
          <w:p w14:paraId="13E94D4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监测结束时间,</w:t>
            </w:r>
          </w:p>
          <w:p w14:paraId="3036133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监测间隔，</w:t>
            </w:r>
          </w:p>
          <w:p w14:paraId="68786FA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日发生最大次数。</w:t>
            </w:r>
          </w:p>
        </w:tc>
      </w:tr>
      <w:tr w14:paraId="7C0B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3E0BF3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vAlign w:val="center"/>
          </w:tcPr>
          <w:p w14:paraId="372A7EB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51" w:type="dxa"/>
            <w:tcBorders>
              <w:top w:val="single" w:color="auto" w:sz="4" w:space="0"/>
              <w:left w:val="single" w:color="auto" w:sz="4" w:space="0"/>
              <w:bottom w:val="single" w:color="auto" w:sz="4" w:space="0"/>
              <w:right w:val="single" w:color="auto" w:sz="4" w:space="0"/>
            </w:tcBorders>
            <w:vAlign w:val="center"/>
          </w:tcPr>
          <w:p w14:paraId="19F58C6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30</w:t>
            </w:r>
          </w:p>
        </w:tc>
        <w:tc>
          <w:tcPr>
            <w:tcW w:w="459" w:type="dxa"/>
            <w:tcBorders>
              <w:top w:val="single" w:color="auto" w:sz="4" w:space="0"/>
              <w:left w:val="single" w:color="auto" w:sz="4" w:space="0"/>
              <w:bottom w:val="single" w:color="auto" w:sz="4" w:space="0"/>
              <w:right w:val="single" w:color="auto" w:sz="4" w:space="0"/>
            </w:tcBorders>
            <w:vAlign w:val="center"/>
          </w:tcPr>
          <w:p w14:paraId="4AD92C9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tc>
        <w:tc>
          <w:tcPr>
            <w:tcW w:w="1232" w:type="dxa"/>
            <w:tcBorders>
              <w:top w:val="single" w:color="auto" w:sz="4" w:space="0"/>
              <w:left w:val="single" w:color="auto" w:sz="4" w:space="0"/>
              <w:bottom w:val="single" w:color="auto" w:sz="4" w:space="0"/>
              <w:right w:val="single" w:color="auto" w:sz="4" w:space="0"/>
            </w:tcBorders>
            <w:vAlign w:val="center"/>
          </w:tcPr>
          <w:p w14:paraId="19A3B98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NNN.N</w:t>
            </w:r>
          </w:p>
          <w:p w14:paraId="51D4AAD3">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themeColor="text1"/>
                <w:szCs w:val="21"/>
                <w14:textFill>
                  <w14:solidFill>
                    <w14:schemeClr w14:val="tx1"/>
                  </w14:solidFill>
                </w14:textFill>
              </w:rPr>
              <w:t>NNNNNN</w:t>
            </w:r>
          </w:p>
          <w:p w14:paraId="53CCA500">
            <w:pPr>
              <w:spacing w:line="240" w:lineRule="auto"/>
              <w:ind w:firstLine="0" w:firstLineChars="0"/>
              <w:rPr>
                <w:rFonts w:asciiTheme="minorEastAsia" w:hAnsiTheme="minorEastAsia" w:eastAsiaTheme="minorEastAsia" w:cstheme="minorEastAsia"/>
                <w:color w:val="000000" w:themeColor="text1"/>
                <w:kern w:val="0"/>
                <w:szCs w:val="21"/>
                <w14:textFill>
                  <w14:solidFill>
                    <w14:schemeClr w14:val="tx1"/>
                  </w14:solidFill>
                </w14:textFill>
              </w:rPr>
            </w:pPr>
          </w:p>
        </w:tc>
        <w:tc>
          <w:tcPr>
            <w:tcW w:w="663" w:type="dxa"/>
            <w:tcBorders>
              <w:top w:val="single" w:color="auto" w:sz="4" w:space="0"/>
              <w:left w:val="single" w:color="auto" w:sz="4" w:space="0"/>
              <w:bottom w:val="single" w:color="auto" w:sz="4" w:space="0"/>
              <w:right w:val="single" w:color="auto" w:sz="4" w:space="0"/>
            </w:tcBorders>
            <w:vAlign w:val="center"/>
          </w:tcPr>
          <w:p w14:paraId="2BD9463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63E1922E">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themeColor="text1"/>
                <w:szCs w:val="21"/>
                <w14:textFill>
                  <w14:solidFill>
                    <w14:schemeClr w14:val="tx1"/>
                  </w14:solidFill>
                </w14:textFill>
              </w:rPr>
              <w:t>3</w:t>
            </w:r>
          </w:p>
          <w:p w14:paraId="0EAABC7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678" w:type="dxa"/>
            <w:tcBorders>
              <w:top w:val="single" w:color="auto" w:sz="4" w:space="0"/>
              <w:left w:val="single" w:color="auto" w:sz="4" w:space="0"/>
              <w:bottom w:val="single" w:color="auto" w:sz="4" w:space="0"/>
              <w:right w:val="single" w:color="auto" w:sz="4" w:space="0"/>
            </w:tcBorders>
            <w:vAlign w:val="center"/>
          </w:tcPr>
          <w:p w14:paraId="2FCFF1C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p w14:paraId="199A650E">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themeColor="text1"/>
                <w:szCs w:val="21"/>
                <w14:textFill>
                  <w14:solidFill>
                    <w14:schemeClr w14:val="tx1"/>
                  </w14:solidFill>
                </w14:textFill>
              </w:rPr>
              <w:t>秒</w:t>
            </w:r>
          </w:p>
          <w:p w14:paraId="40A7C99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c>
          <w:tcPr>
            <w:tcW w:w="315" w:type="dxa"/>
            <w:tcBorders>
              <w:top w:val="single" w:color="auto" w:sz="4" w:space="0"/>
              <w:left w:val="single" w:color="auto" w:sz="4" w:space="0"/>
              <w:bottom w:val="single" w:color="auto" w:sz="4" w:space="0"/>
              <w:right w:val="single" w:color="auto" w:sz="4" w:space="0"/>
            </w:tcBorders>
            <w:vAlign w:val="center"/>
          </w:tcPr>
          <w:p w14:paraId="3159FFD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02" w:type="dxa"/>
            <w:tcBorders>
              <w:top w:val="single" w:color="auto" w:sz="4" w:space="0"/>
              <w:left w:val="single" w:color="auto" w:sz="4" w:space="0"/>
              <w:bottom w:val="single" w:color="auto" w:sz="4" w:space="0"/>
              <w:right w:val="single" w:color="auto" w:sz="4" w:space="0"/>
            </w:tcBorders>
            <w:vAlign w:val="center"/>
          </w:tcPr>
          <w:p w14:paraId="08E13B57">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275" w:type="dxa"/>
            <w:tcBorders>
              <w:top w:val="single" w:color="auto" w:sz="4" w:space="0"/>
              <w:left w:val="single" w:color="auto" w:sz="4" w:space="0"/>
              <w:bottom w:val="single" w:color="auto" w:sz="4" w:space="0"/>
              <w:right w:val="single" w:color="auto" w:sz="4" w:space="0"/>
            </w:tcBorders>
          </w:tcPr>
          <w:p w14:paraId="1516B0D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电压越限事件触发限值：</w:t>
            </w:r>
          </w:p>
          <w:p w14:paraId="21A143C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越限条件发生限值</w:t>
            </w:r>
          </w:p>
          <w:p w14:paraId="67B7621C">
            <w:pPr>
              <w:spacing w:line="240" w:lineRule="auto"/>
              <w:ind w:firstLine="0" w:firstLineChars="0"/>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themeColor="text1"/>
                <w:szCs w:val="21"/>
                <w14:textFill>
                  <w14:solidFill>
                    <w14:schemeClr w14:val="tx1"/>
                  </w14:solidFill>
                </w14:textFill>
              </w:rPr>
              <w:t>越限条件判定持续时间</w:t>
            </w:r>
          </w:p>
          <w:p w14:paraId="1EE60FE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（注： FF不判断该限值）</w:t>
            </w:r>
          </w:p>
        </w:tc>
      </w:tr>
    </w:tbl>
    <w:p w14:paraId="2D0BAD6B">
      <w:pPr>
        <w:rPr>
          <w:rFonts w:ascii="楷体_GB2312" w:hAnsi="楷体_GB2312" w:eastAsia="楷体_GB2312" w:cs="楷体_GB2312"/>
          <w:color w:val="000000" w:themeColor="text1"/>
          <w:szCs w:val="32"/>
          <w14:textFill>
            <w14:solidFill>
              <w14:schemeClr w14:val="tx1"/>
            </w14:solidFill>
          </w14:textFill>
        </w:rPr>
      </w:pPr>
    </w:p>
    <w:p w14:paraId="1F8ED198">
      <w:pPr>
        <w:outlineLvl w:val="2"/>
        <w:rPr>
          <w:rFonts w:ascii="楷体_GB2312" w:hAnsi="楷体_GB2312" w:eastAsia="楷体_GB2312" w:cs="楷体_GB2312"/>
          <w:color w:val="000000" w:themeColor="text1"/>
          <w:szCs w:val="32"/>
          <w14:textFill>
            <w14:solidFill>
              <w14:schemeClr w14:val="tx1"/>
            </w14:solidFill>
          </w14:textFill>
        </w:rPr>
      </w:pPr>
      <w:bookmarkStart w:id="453" w:name="_Toc16188"/>
      <w:bookmarkStart w:id="454" w:name="_Toc4304"/>
      <w:r>
        <w:rPr>
          <w:rFonts w:hint="eastAsia" w:ascii="楷体_GB2312" w:hAnsi="楷体_GB2312" w:eastAsia="楷体_GB2312" w:cs="楷体_GB2312"/>
          <w:color w:val="000000" w:themeColor="text1"/>
          <w:szCs w:val="32"/>
          <w14:textFill>
            <w14:solidFill>
              <w14:schemeClr w14:val="tx1"/>
            </w14:solidFill>
          </w14:textFill>
        </w:rPr>
        <w:t>（三）事件类</w:t>
      </w:r>
      <w:bookmarkEnd w:id="453"/>
      <w:bookmarkEnd w:id="454"/>
    </w:p>
    <w:tbl>
      <w:tblPr>
        <w:tblStyle w:val="19"/>
        <w:tblW w:w="8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
        <w:gridCol w:w="476"/>
        <w:gridCol w:w="476"/>
        <w:gridCol w:w="493"/>
        <w:gridCol w:w="1265"/>
        <w:gridCol w:w="595"/>
        <w:gridCol w:w="706"/>
        <w:gridCol w:w="346"/>
        <w:gridCol w:w="332"/>
        <w:gridCol w:w="3158"/>
      </w:tblGrid>
      <w:tr w14:paraId="38CD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1920" w:type="dxa"/>
            <w:gridSpan w:val="4"/>
            <w:tcBorders>
              <w:top w:val="single" w:color="auto" w:sz="4" w:space="0"/>
              <w:left w:val="single" w:color="auto" w:sz="4" w:space="0"/>
              <w:bottom w:val="single" w:color="auto" w:sz="4" w:space="0"/>
              <w:right w:val="single" w:color="auto" w:sz="4" w:space="0"/>
            </w:tcBorders>
            <w:vAlign w:val="center"/>
          </w:tcPr>
          <w:p w14:paraId="381C8771">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数据标识</w:t>
            </w:r>
          </w:p>
        </w:tc>
        <w:tc>
          <w:tcPr>
            <w:tcW w:w="1265" w:type="dxa"/>
            <w:vMerge w:val="restart"/>
            <w:tcBorders>
              <w:top w:val="single" w:color="auto" w:sz="4" w:space="0"/>
              <w:left w:val="single" w:color="auto" w:sz="4" w:space="0"/>
              <w:bottom w:val="single" w:color="auto" w:sz="4" w:space="0"/>
              <w:right w:val="single" w:color="auto" w:sz="4" w:space="0"/>
            </w:tcBorders>
            <w:vAlign w:val="center"/>
          </w:tcPr>
          <w:p w14:paraId="169E575E">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数据格式</w:t>
            </w:r>
          </w:p>
        </w:tc>
        <w:tc>
          <w:tcPr>
            <w:tcW w:w="595" w:type="dxa"/>
            <w:vMerge w:val="restart"/>
            <w:tcBorders>
              <w:top w:val="single" w:color="auto" w:sz="4" w:space="0"/>
              <w:left w:val="single" w:color="auto" w:sz="4" w:space="0"/>
              <w:bottom w:val="single" w:color="auto" w:sz="4" w:space="0"/>
              <w:right w:val="single" w:color="auto" w:sz="4" w:space="0"/>
            </w:tcBorders>
            <w:vAlign w:val="center"/>
          </w:tcPr>
          <w:p w14:paraId="773B192E">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w:t>
            </w:r>
          </w:p>
          <w:p w14:paraId="6D89AD79">
            <w:pPr>
              <w:spacing w:line="240" w:lineRule="auto"/>
              <w:ind w:firstLine="0" w:firstLineChars="0"/>
              <w:jc w:val="center"/>
              <w:rPr>
                <w:rFonts w:asciiTheme="minorEastAsia" w:hAnsiTheme="minorEastAsia" w:eastAsiaTheme="minorEastAsia" w:cstheme="minorEastAsia"/>
                <w:b/>
                <w:color w:val="000000" w:themeColor="text1"/>
                <w:szCs w:val="21"/>
                <w:lang w:bidi="ar"/>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长度</w:t>
            </w:r>
          </w:p>
          <w:p w14:paraId="42CD4827">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pacing w:val="-30"/>
                <w:szCs w:val="21"/>
                <w:lang w:bidi="ar"/>
                <w14:textFill>
                  <w14:solidFill>
                    <w14:schemeClr w14:val="tx1"/>
                  </w14:solidFill>
                </w14:textFill>
              </w:rPr>
              <w:t>（字节）</w:t>
            </w:r>
          </w:p>
        </w:tc>
        <w:tc>
          <w:tcPr>
            <w:tcW w:w="706" w:type="dxa"/>
            <w:vMerge w:val="restart"/>
            <w:tcBorders>
              <w:top w:val="single" w:color="auto" w:sz="4" w:space="0"/>
              <w:left w:val="single" w:color="auto" w:sz="4" w:space="0"/>
              <w:bottom w:val="single" w:color="auto" w:sz="4" w:space="0"/>
              <w:right w:val="single" w:color="auto" w:sz="4" w:space="0"/>
            </w:tcBorders>
            <w:vAlign w:val="center"/>
          </w:tcPr>
          <w:p w14:paraId="1E2DD5B1">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单位</w:t>
            </w:r>
          </w:p>
        </w:tc>
        <w:tc>
          <w:tcPr>
            <w:tcW w:w="678" w:type="dxa"/>
            <w:gridSpan w:val="2"/>
            <w:tcBorders>
              <w:top w:val="single" w:color="auto" w:sz="4" w:space="0"/>
              <w:left w:val="single" w:color="auto" w:sz="4" w:space="0"/>
              <w:bottom w:val="nil"/>
              <w:right w:val="single" w:color="auto" w:sz="4" w:space="0"/>
            </w:tcBorders>
            <w:vAlign w:val="center"/>
          </w:tcPr>
          <w:p w14:paraId="6E17D53D">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功能</w:t>
            </w:r>
          </w:p>
        </w:tc>
        <w:tc>
          <w:tcPr>
            <w:tcW w:w="3158" w:type="dxa"/>
            <w:vMerge w:val="restart"/>
            <w:tcBorders>
              <w:top w:val="single" w:color="auto" w:sz="4" w:space="0"/>
              <w:left w:val="single" w:color="auto" w:sz="4" w:space="0"/>
              <w:bottom w:val="single" w:color="auto" w:sz="4" w:space="0"/>
              <w:right w:val="single" w:color="auto" w:sz="4" w:space="0"/>
            </w:tcBorders>
            <w:vAlign w:val="center"/>
          </w:tcPr>
          <w:p w14:paraId="36318D9E">
            <w:pPr>
              <w:spacing w:line="240" w:lineRule="auto"/>
              <w:ind w:firstLine="0" w:firstLineChars="0"/>
              <w:jc w:val="center"/>
              <w:rPr>
                <w:rFonts w:asciiTheme="minorEastAsia" w:hAnsiTheme="minorEastAsia" w:eastAsiaTheme="minorEastAsia" w:cstheme="minorEastAsia"/>
                <w:b/>
                <w:color w:val="000000" w:themeColor="text1"/>
                <w:szCs w:val="21"/>
                <w14:textFill>
                  <w14:solidFill>
                    <w14:schemeClr w14:val="tx1"/>
                  </w14:solidFill>
                </w14:textFill>
              </w:rPr>
            </w:pPr>
            <w:r>
              <w:rPr>
                <w:rFonts w:hint="eastAsia" w:asciiTheme="minorEastAsia" w:hAnsiTheme="minorEastAsia" w:eastAsiaTheme="minorEastAsia" w:cstheme="minorEastAsia"/>
                <w:b/>
                <w:color w:val="000000" w:themeColor="text1"/>
                <w:szCs w:val="21"/>
                <w:lang w:bidi="ar"/>
                <w14:textFill>
                  <w14:solidFill>
                    <w14:schemeClr w14:val="tx1"/>
                  </w14:solidFill>
                </w14:textFill>
              </w:rPr>
              <w:t>数据项名称</w:t>
            </w:r>
          </w:p>
        </w:tc>
      </w:tr>
      <w:tr w14:paraId="1D19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6" w:hRule="atLeast"/>
          <w:jc w:val="center"/>
        </w:trPr>
        <w:tc>
          <w:tcPr>
            <w:tcW w:w="475" w:type="dxa"/>
            <w:tcBorders>
              <w:top w:val="single" w:color="auto" w:sz="4" w:space="0"/>
              <w:left w:val="single" w:color="auto" w:sz="4" w:space="0"/>
              <w:bottom w:val="single" w:color="auto" w:sz="4" w:space="0"/>
              <w:right w:val="single" w:color="auto" w:sz="4" w:space="0"/>
            </w:tcBorders>
            <w:vAlign w:val="center"/>
          </w:tcPr>
          <w:p w14:paraId="057EE13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DI3</w:t>
            </w:r>
          </w:p>
        </w:tc>
        <w:tc>
          <w:tcPr>
            <w:tcW w:w="476" w:type="dxa"/>
            <w:tcBorders>
              <w:top w:val="single" w:color="auto" w:sz="4" w:space="0"/>
              <w:left w:val="single" w:color="auto" w:sz="4" w:space="0"/>
              <w:bottom w:val="single" w:color="auto" w:sz="4" w:space="0"/>
              <w:right w:val="single" w:color="auto" w:sz="4" w:space="0"/>
            </w:tcBorders>
            <w:vAlign w:val="center"/>
          </w:tcPr>
          <w:p w14:paraId="00D5E61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DI2</w:t>
            </w:r>
          </w:p>
        </w:tc>
        <w:tc>
          <w:tcPr>
            <w:tcW w:w="476" w:type="dxa"/>
            <w:tcBorders>
              <w:top w:val="single" w:color="auto" w:sz="4" w:space="0"/>
              <w:left w:val="single" w:color="auto" w:sz="4" w:space="0"/>
              <w:bottom w:val="single" w:color="auto" w:sz="4" w:space="0"/>
              <w:right w:val="single" w:color="auto" w:sz="4" w:space="0"/>
            </w:tcBorders>
            <w:vAlign w:val="center"/>
          </w:tcPr>
          <w:p w14:paraId="77D67192">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DI1</w:t>
            </w:r>
          </w:p>
        </w:tc>
        <w:tc>
          <w:tcPr>
            <w:tcW w:w="493" w:type="dxa"/>
            <w:tcBorders>
              <w:top w:val="single" w:color="auto" w:sz="4" w:space="0"/>
              <w:left w:val="single" w:color="auto" w:sz="4" w:space="0"/>
              <w:bottom w:val="single" w:color="auto" w:sz="4" w:space="0"/>
              <w:right w:val="single" w:color="auto" w:sz="4" w:space="0"/>
            </w:tcBorders>
            <w:vAlign w:val="center"/>
          </w:tcPr>
          <w:p w14:paraId="45ADBC9A">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DI0</w:t>
            </w:r>
          </w:p>
        </w:tc>
        <w:tc>
          <w:tcPr>
            <w:tcW w:w="1265" w:type="dxa"/>
            <w:vMerge w:val="continue"/>
            <w:tcBorders>
              <w:top w:val="single" w:color="auto" w:sz="4" w:space="0"/>
              <w:left w:val="single" w:color="auto" w:sz="4" w:space="0"/>
              <w:bottom w:val="single" w:color="auto" w:sz="4" w:space="0"/>
              <w:right w:val="single" w:color="auto" w:sz="4" w:space="0"/>
            </w:tcBorders>
            <w:vAlign w:val="center"/>
          </w:tcPr>
          <w:p w14:paraId="50045226">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595" w:type="dxa"/>
            <w:vMerge w:val="continue"/>
            <w:tcBorders>
              <w:top w:val="single" w:color="auto" w:sz="4" w:space="0"/>
              <w:left w:val="single" w:color="auto" w:sz="4" w:space="0"/>
              <w:bottom w:val="single" w:color="auto" w:sz="4" w:space="0"/>
              <w:right w:val="single" w:color="auto" w:sz="4" w:space="0"/>
            </w:tcBorders>
            <w:vAlign w:val="center"/>
          </w:tcPr>
          <w:p w14:paraId="51251399">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vMerge w:val="continue"/>
            <w:tcBorders>
              <w:top w:val="single" w:color="auto" w:sz="4" w:space="0"/>
              <w:left w:val="single" w:color="auto" w:sz="4" w:space="0"/>
              <w:bottom w:val="single" w:color="auto" w:sz="4" w:space="0"/>
              <w:right w:val="single" w:color="auto" w:sz="4" w:space="0"/>
            </w:tcBorders>
            <w:vAlign w:val="center"/>
          </w:tcPr>
          <w:p w14:paraId="54E21F0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vAlign w:val="center"/>
          </w:tcPr>
          <w:p w14:paraId="183A4CD9">
            <w:pPr>
              <w:tabs>
                <w:tab w:val="center" w:pos="81"/>
              </w:tabs>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读</w:t>
            </w:r>
          </w:p>
        </w:tc>
        <w:tc>
          <w:tcPr>
            <w:tcW w:w="332" w:type="dxa"/>
            <w:tcBorders>
              <w:top w:val="single" w:color="auto" w:sz="4" w:space="0"/>
              <w:left w:val="single" w:color="auto" w:sz="4" w:space="0"/>
              <w:bottom w:val="single" w:color="auto" w:sz="4" w:space="0"/>
              <w:right w:val="single" w:color="auto" w:sz="4" w:space="0"/>
            </w:tcBorders>
            <w:vAlign w:val="center"/>
          </w:tcPr>
          <w:p w14:paraId="654BC85F">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写</w:t>
            </w:r>
          </w:p>
        </w:tc>
        <w:tc>
          <w:tcPr>
            <w:tcW w:w="3158" w:type="dxa"/>
            <w:vMerge w:val="continue"/>
            <w:tcBorders>
              <w:top w:val="single" w:color="auto" w:sz="4" w:space="0"/>
              <w:left w:val="single" w:color="auto" w:sz="4" w:space="0"/>
              <w:bottom w:val="single" w:color="auto" w:sz="4" w:space="0"/>
              <w:right w:val="single" w:color="auto" w:sz="4" w:space="0"/>
            </w:tcBorders>
            <w:vAlign w:val="center"/>
          </w:tcPr>
          <w:p w14:paraId="7CD821DF">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r>
      <w:tr w14:paraId="71E2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3BC9CE3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6501084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681236E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00</w:t>
            </w:r>
          </w:p>
        </w:tc>
        <w:tc>
          <w:tcPr>
            <w:tcW w:w="493" w:type="dxa"/>
            <w:tcBorders>
              <w:top w:val="single" w:color="auto" w:sz="4" w:space="0"/>
              <w:left w:val="single" w:color="auto" w:sz="4" w:space="0"/>
              <w:bottom w:val="single" w:color="auto" w:sz="4" w:space="0"/>
              <w:right w:val="single" w:color="auto" w:sz="4" w:space="0"/>
            </w:tcBorders>
          </w:tcPr>
          <w:p w14:paraId="5285364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786D295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6828333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2ABFF939">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5D046C75">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3D3060BC">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3E0293D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光伏逆变器1的开关机控制事件总次数</w:t>
            </w:r>
          </w:p>
        </w:tc>
      </w:tr>
      <w:tr w14:paraId="2009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2DD2E32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67224F9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64E32D1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7B3723D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10DAF02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B0F8F0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00F714A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65" w:type="dxa"/>
            <w:tcBorders>
              <w:top w:val="single" w:color="auto" w:sz="4" w:space="0"/>
              <w:left w:val="single" w:color="auto" w:sz="4" w:space="0"/>
              <w:bottom w:val="single" w:color="auto" w:sz="4" w:space="0"/>
              <w:right w:val="single" w:color="auto" w:sz="4" w:space="0"/>
            </w:tcBorders>
          </w:tcPr>
          <w:p w14:paraId="2C22FE6E">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79D0AC64">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097C4358">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3A968B09">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0CDB28C9">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65E5691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光伏逆变器2的开关机控制事件总次数</w:t>
            </w:r>
          </w:p>
          <w:p w14:paraId="5E07BFC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FF8068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光伏逆变器12的开关机控制事件总次数</w:t>
            </w:r>
          </w:p>
          <w:p w14:paraId="6F5FD08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下挂所有光伏逆变器的开关机控制事件总次数数据块</w:t>
            </w:r>
          </w:p>
        </w:tc>
      </w:tr>
      <w:tr w14:paraId="7DC4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02A1607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5E97B88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04625B8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p w14:paraId="4D43D6D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594EC99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p w14:paraId="770C844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79B0D61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300995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13C5F9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5F3CB8F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578B603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6BCBED0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tc>
        <w:tc>
          <w:tcPr>
            <w:tcW w:w="595" w:type="dxa"/>
            <w:tcBorders>
              <w:top w:val="single" w:color="auto" w:sz="4" w:space="0"/>
              <w:left w:val="single" w:color="auto" w:sz="4" w:space="0"/>
              <w:bottom w:val="single" w:color="auto" w:sz="4" w:space="0"/>
              <w:right w:val="single" w:color="auto" w:sz="4" w:space="0"/>
            </w:tcBorders>
          </w:tcPr>
          <w:p w14:paraId="613A3E4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996A5C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A25302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57D46E37">
            <w:pPr>
              <w:pStyle w:val="18"/>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DF8BA60">
            <w:pPr>
              <w:pStyle w:val="18"/>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7AFBEB2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p w14:paraId="42E1DEB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tc>
        <w:tc>
          <w:tcPr>
            <w:tcW w:w="706" w:type="dxa"/>
            <w:tcBorders>
              <w:top w:val="single" w:color="auto" w:sz="4" w:space="0"/>
              <w:left w:val="single" w:color="auto" w:sz="4" w:space="0"/>
              <w:bottom w:val="single" w:color="auto" w:sz="4" w:space="0"/>
              <w:right w:val="single" w:color="auto" w:sz="4" w:space="0"/>
            </w:tcBorders>
          </w:tcPr>
          <w:p w14:paraId="27AD1DE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67DB55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73D27BE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6F6CCF51">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64A265D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（上1次）下挂所有光伏逆变器(M&lt;=12)的开关机控制事件数据块：</w:t>
            </w:r>
          </w:p>
          <w:p w14:paraId="59B03B1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25AB6F5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031C1AB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事件类型（00为开机，01为关机）</w:t>
            </w:r>
          </w:p>
          <w:p w14:paraId="660E38A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针对事件类型的数据格式，从左往右每个字节分别表示光伏逆变器12、光伏逆变器11、...、光伏逆变器2、光伏逆变器1的调控结果，如FFFF...0100,表示光伏逆变器11、12未调控，光伏逆变器2关机、光伏逆变器1开机。</w:t>
            </w:r>
          </w:p>
          <w:p w14:paraId="5124702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调控结果（00调控成功，01未调，02调控失败，03调控不支持，04其他问题）</w:t>
            </w:r>
          </w:p>
          <w:p w14:paraId="000610C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0C3F4FB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FF代表不存在该项信息。</w:t>
            </w:r>
          </w:p>
        </w:tc>
      </w:tr>
      <w:tr w14:paraId="6704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435C8DF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55852EE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09EB243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p w14:paraId="230A531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631DFF5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6641613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ECD12D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5B7211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p w14:paraId="08031A05">
            <w:pPr>
              <w:pStyle w:val="18"/>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7D45BB9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286D9685">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57825164">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59750FD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2E867E4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15C63ED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（上2次）下挂所有光伏逆变器(M&lt;=12)的开关机控制事件数据块(同上)</w:t>
            </w:r>
          </w:p>
          <w:p w14:paraId="34BCD27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AE53AB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（上50次）下挂所有光伏逆变器(M&lt;=12)的开关机控制事件数据块(同上)</w:t>
            </w:r>
          </w:p>
        </w:tc>
      </w:tr>
      <w:tr w14:paraId="2E29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6E60335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02E834A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596E497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tc>
        <w:tc>
          <w:tcPr>
            <w:tcW w:w="493" w:type="dxa"/>
            <w:tcBorders>
              <w:top w:val="single" w:color="auto" w:sz="4" w:space="0"/>
              <w:left w:val="single" w:color="auto" w:sz="4" w:space="0"/>
              <w:bottom w:val="single" w:color="auto" w:sz="4" w:space="0"/>
              <w:right w:val="single" w:color="auto" w:sz="4" w:space="0"/>
            </w:tcBorders>
          </w:tcPr>
          <w:p w14:paraId="4CA3FAB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3D7DEAD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4CE53850">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0E62F299">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4B90CED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4650F7D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34F777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有功功率控制事件总次数</w:t>
            </w:r>
          </w:p>
        </w:tc>
      </w:tr>
      <w:tr w14:paraId="5395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3A7C66E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3C3A468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2EB985D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0A31A19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66CCD4A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B5C262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1085A09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65" w:type="dxa"/>
            <w:tcBorders>
              <w:top w:val="single" w:color="auto" w:sz="4" w:space="0"/>
              <w:left w:val="single" w:color="auto" w:sz="4" w:space="0"/>
              <w:bottom w:val="single" w:color="auto" w:sz="4" w:space="0"/>
              <w:right w:val="single" w:color="auto" w:sz="4" w:space="0"/>
            </w:tcBorders>
          </w:tcPr>
          <w:p w14:paraId="6D12957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2120059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7E6DA476">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42A933F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678FAF9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0EA1ADC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有功功率控制事件总次数</w:t>
            </w:r>
          </w:p>
          <w:p w14:paraId="6690183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5AF25C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有功功率控制事件总次数</w:t>
            </w:r>
          </w:p>
          <w:p w14:paraId="2F930CC1">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有功功率控制事件总次数</w:t>
            </w:r>
            <w:r>
              <w:rPr>
                <w:rFonts w:hint="eastAsia" w:asciiTheme="minorEastAsia" w:hAnsiTheme="minorEastAsia" w:eastAsiaTheme="minorEastAsia" w:cstheme="minorEastAsia"/>
                <w:color w:val="000000" w:themeColor="text1"/>
                <w:szCs w:val="21"/>
                <w14:textFill>
                  <w14:solidFill>
                    <w14:schemeClr w14:val="tx1"/>
                  </w14:solidFill>
                </w14:textFill>
              </w:rPr>
              <w:t>数据块</w:t>
            </w:r>
          </w:p>
        </w:tc>
      </w:tr>
      <w:tr w14:paraId="3AC6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5CC856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7A9879A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15F5139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p w14:paraId="355B7F6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691F152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p w14:paraId="08FE16D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5F549D3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C47D40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9EFDE3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39920C8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77DC27C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p w14:paraId="731F26B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3815690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0DB1A1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5A4E404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5FB822D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A0C70E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28FCFF9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4CBAB53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25C901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774673C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39D03E9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CBEEC0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7CB8F68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70BFE84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p w14:paraId="0E67A88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p w14:paraId="10A7F61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ADADEF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788E229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4200BA7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1E3892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02C0E60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122895F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980F24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670F90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F035B2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0F2D15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DCF3B8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AD2E1D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11ED4A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kW/%</w:t>
            </w:r>
          </w:p>
          <w:p w14:paraId="5FB38D66">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3C62C5A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33C9FDF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1AE05CC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（上1次）下挂所有光伏逆变器(M&lt;=12)的有功功率控制事件数据块：</w:t>
            </w:r>
          </w:p>
          <w:p w14:paraId="092061A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bookmarkStart w:id="455" w:name="OLE_LINK15"/>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3309D6D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3E4E71F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事件类型（0为功率值调节，1为百分比调节）</w:t>
            </w:r>
          </w:p>
          <w:bookmarkEnd w:id="455"/>
          <w:p w14:paraId="0762886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调控结果（00调控成功，01未调，02调控失败，03调控不支持，04其他问题）</w:t>
            </w:r>
          </w:p>
          <w:p w14:paraId="3856DD1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光伏逆变器1调控值</w:t>
            </w:r>
          </w:p>
          <w:p w14:paraId="3DD226F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光伏逆变器2调控值</w:t>
            </w:r>
          </w:p>
          <w:p w14:paraId="6CBEF6D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3FD9C8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光伏逆变器12调控值</w:t>
            </w:r>
          </w:p>
          <w:p w14:paraId="090B4C8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307BFAB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FF代表不存在该项信息。</w:t>
            </w:r>
          </w:p>
        </w:tc>
      </w:tr>
      <w:tr w14:paraId="3A0D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4F447B4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6A48E6A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7BE8FA1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32E06CA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4922CCE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797CDD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1DF622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tc>
        <w:tc>
          <w:tcPr>
            <w:tcW w:w="1265" w:type="dxa"/>
            <w:tcBorders>
              <w:top w:val="single" w:color="auto" w:sz="4" w:space="0"/>
              <w:left w:val="single" w:color="auto" w:sz="4" w:space="0"/>
              <w:bottom w:val="single" w:color="auto" w:sz="4" w:space="0"/>
              <w:right w:val="single" w:color="auto" w:sz="4" w:space="0"/>
            </w:tcBorders>
          </w:tcPr>
          <w:p w14:paraId="7D3652E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75D924A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0BF6C3D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57A825C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78D4821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067C961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（上2次）下挂所有光伏逆变器(M&lt;=12)的有功功率控制事件数据块(同上)</w:t>
            </w:r>
          </w:p>
          <w:p w14:paraId="081D545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AED950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（上50次）下挂所有光伏逆变器(M&lt;=12)的有功功率控制事件数据块(同上)</w:t>
            </w:r>
          </w:p>
        </w:tc>
      </w:tr>
      <w:tr w14:paraId="38F0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72C1B6F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75D20D4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659D27B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04</w:t>
            </w:r>
          </w:p>
        </w:tc>
        <w:tc>
          <w:tcPr>
            <w:tcW w:w="493" w:type="dxa"/>
            <w:tcBorders>
              <w:top w:val="single" w:color="auto" w:sz="4" w:space="0"/>
              <w:left w:val="single" w:color="auto" w:sz="4" w:space="0"/>
              <w:bottom w:val="single" w:color="auto" w:sz="4" w:space="0"/>
              <w:right w:val="single" w:color="auto" w:sz="4" w:space="0"/>
            </w:tcBorders>
          </w:tcPr>
          <w:p w14:paraId="57D78C6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7E4FBC3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3B5E5206">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0BF73331">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1EB8B3D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5BF5364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7FD1EAE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无功功率控制事件总次数</w:t>
            </w:r>
          </w:p>
        </w:tc>
      </w:tr>
      <w:tr w14:paraId="05A1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3007C8C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37741B8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6E06177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0EA8A32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0783920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76589EC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7063740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65" w:type="dxa"/>
            <w:tcBorders>
              <w:top w:val="single" w:color="auto" w:sz="4" w:space="0"/>
              <w:left w:val="single" w:color="auto" w:sz="4" w:space="0"/>
              <w:bottom w:val="single" w:color="auto" w:sz="4" w:space="0"/>
              <w:right w:val="single" w:color="auto" w:sz="4" w:space="0"/>
            </w:tcBorders>
          </w:tcPr>
          <w:p w14:paraId="39ECE79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085ABCE0">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77E3363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52790CB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32" w:type="dxa"/>
            <w:tcBorders>
              <w:top w:val="single" w:color="auto" w:sz="4" w:space="0"/>
              <w:left w:val="single" w:color="auto" w:sz="4" w:space="0"/>
              <w:bottom w:val="single" w:color="auto" w:sz="4" w:space="0"/>
              <w:right w:val="single" w:color="auto" w:sz="4" w:space="0"/>
            </w:tcBorders>
          </w:tcPr>
          <w:p w14:paraId="165BD02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BD0309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无功功率控制事件总次数</w:t>
            </w:r>
          </w:p>
          <w:p w14:paraId="67A2EF0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3A8F8D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无功功率控制事件总次数</w:t>
            </w:r>
          </w:p>
          <w:p w14:paraId="1EE6C94F">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无功功率控制事件总次数</w:t>
            </w:r>
            <w:r>
              <w:rPr>
                <w:rFonts w:hint="eastAsia" w:asciiTheme="minorEastAsia" w:hAnsiTheme="minorEastAsia" w:eastAsiaTheme="minorEastAsia" w:cstheme="minorEastAsia"/>
                <w:color w:val="000000" w:themeColor="text1"/>
                <w:szCs w:val="21"/>
                <w14:textFill>
                  <w14:solidFill>
                    <w14:schemeClr w14:val="tx1"/>
                  </w14:solidFill>
                </w14:textFill>
              </w:rPr>
              <w:t>数据块</w:t>
            </w:r>
          </w:p>
        </w:tc>
      </w:tr>
      <w:tr w14:paraId="33D3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jc w:val="center"/>
        </w:trPr>
        <w:tc>
          <w:tcPr>
            <w:tcW w:w="475" w:type="dxa"/>
            <w:tcBorders>
              <w:top w:val="single" w:color="auto" w:sz="4" w:space="0"/>
              <w:left w:val="single" w:color="auto" w:sz="4" w:space="0"/>
              <w:bottom w:val="single" w:color="auto" w:sz="4" w:space="0"/>
              <w:right w:val="single" w:color="auto" w:sz="4" w:space="0"/>
            </w:tcBorders>
          </w:tcPr>
          <w:p w14:paraId="4B23A87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0DAEFDE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0BF7A0D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05</w:t>
            </w:r>
          </w:p>
        </w:tc>
        <w:tc>
          <w:tcPr>
            <w:tcW w:w="493" w:type="dxa"/>
            <w:tcBorders>
              <w:top w:val="single" w:color="auto" w:sz="4" w:space="0"/>
              <w:left w:val="single" w:color="auto" w:sz="4" w:space="0"/>
              <w:bottom w:val="single" w:color="auto" w:sz="4" w:space="0"/>
              <w:right w:val="single" w:color="auto" w:sz="4" w:space="0"/>
            </w:tcBorders>
          </w:tcPr>
          <w:p w14:paraId="7942A26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p w14:paraId="6A2D17A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55CC0EB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CD7BCD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904262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08754BC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25539B5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p w14:paraId="1DE92A4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5B63071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C04BD0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60AB730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0041852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7CEB628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tc>
        <w:tc>
          <w:tcPr>
            <w:tcW w:w="595" w:type="dxa"/>
            <w:tcBorders>
              <w:top w:val="single" w:color="auto" w:sz="4" w:space="0"/>
              <w:left w:val="single" w:color="auto" w:sz="4" w:space="0"/>
              <w:bottom w:val="single" w:color="auto" w:sz="4" w:space="0"/>
              <w:right w:val="single" w:color="auto" w:sz="4" w:space="0"/>
            </w:tcBorders>
          </w:tcPr>
          <w:p w14:paraId="605BCA6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C69765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E1DC06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5C3E8D8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97BB49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18539C8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C6A88B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p w14:paraId="46EA549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p w14:paraId="7466FD9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20304C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777F938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7D1CE43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BEE847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tc>
        <w:tc>
          <w:tcPr>
            <w:tcW w:w="706" w:type="dxa"/>
            <w:tcBorders>
              <w:top w:val="single" w:color="auto" w:sz="4" w:space="0"/>
              <w:left w:val="single" w:color="auto" w:sz="4" w:space="0"/>
              <w:bottom w:val="single" w:color="auto" w:sz="4" w:space="0"/>
              <w:right w:val="single" w:color="auto" w:sz="4" w:space="0"/>
            </w:tcBorders>
          </w:tcPr>
          <w:p w14:paraId="5BEE7CB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B751EB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D1B68C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D9E388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67E92F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518032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EE1237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DC8247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kvar/%</w:t>
            </w:r>
          </w:p>
          <w:p w14:paraId="44E94C6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776F15F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7CA51A9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53AC14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（上1次）下挂所有光伏逆变器(M&lt;=12)的无功功率控制事件数据块：</w:t>
            </w:r>
          </w:p>
          <w:p w14:paraId="52D2F6C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4B175DA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7661140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事件类型（0为功率值调节，1为百分比调节）</w:t>
            </w:r>
          </w:p>
          <w:p w14:paraId="78C23B2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调控结果（00调控成功，01未调，02调控失败，03调控不支持，04其他问题）</w:t>
            </w:r>
          </w:p>
          <w:p w14:paraId="267A507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光伏逆变器1调控值</w:t>
            </w:r>
          </w:p>
          <w:p w14:paraId="74AF78E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光伏逆变器2调控值</w:t>
            </w:r>
          </w:p>
          <w:p w14:paraId="2EF5342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13F5BC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光伏逆变器12调控值</w:t>
            </w:r>
          </w:p>
          <w:p w14:paraId="6C2A23F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593BDAE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FF代表不存在该项信息。</w:t>
            </w:r>
          </w:p>
        </w:tc>
      </w:tr>
      <w:tr w14:paraId="419C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jc w:val="center"/>
        </w:trPr>
        <w:tc>
          <w:tcPr>
            <w:tcW w:w="475" w:type="dxa"/>
            <w:tcBorders>
              <w:top w:val="single" w:color="auto" w:sz="4" w:space="0"/>
              <w:left w:val="single" w:color="auto" w:sz="4" w:space="0"/>
              <w:bottom w:val="single" w:color="auto" w:sz="4" w:space="0"/>
              <w:right w:val="single" w:color="auto" w:sz="4" w:space="0"/>
            </w:tcBorders>
          </w:tcPr>
          <w:p w14:paraId="125AB55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1498DA8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246F5A0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20F6E8A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71DE0E0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9C96FA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719B928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tc>
        <w:tc>
          <w:tcPr>
            <w:tcW w:w="1265" w:type="dxa"/>
            <w:tcBorders>
              <w:top w:val="single" w:color="auto" w:sz="4" w:space="0"/>
              <w:left w:val="single" w:color="auto" w:sz="4" w:space="0"/>
              <w:bottom w:val="single" w:color="auto" w:sz="4" w:space="0"/>
              <w:right w:val="single" w:color="auto" w:sz="4" w:space="0"/>
            </w:tcBorders>
          </w:tcPr>
          <w:p w14:paraId="5157C55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437D6B1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7B1EC49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2A78E8B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3FBD1E0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631CD02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（上2次）下挂所有光伏逆变器(M&lt;=12)的无功功率控制事件数据块(同上)</w:t>
            </w:r>
          </w:p>
          <w:p w14:paraId="458B7B8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46C2055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（上50次）下挂所有光伏逆变器(M&lt;=12)的无功功率控制事件数据块(同上)</w:t>
            </w:r>
          </w:p>
        </w:tc>
      </w:tr>
      <w:tr w14:paraId="09ED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6D83F7B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6757145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42E1E69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06</w:t>
            </w:r>
          </w:p>
        </w:tc>
        <w:tc>
          <w:tcPr>
            <w:tcW w:w="493" w:type="dxa"/>
            <w:tcBorders>
              <w:top w:val="single" w:color="auto" w:sz="4" w:space="0"/>
              <w:left w:val="single" w:color="auto" w:sz="4" w:space="0"/>
              <w:bottom w:val="single" w:color="auto" w:sz="4" w:space="0"/>
              <w:right w:val="single" w:color="auto" w:sz="4" w:space="0"/>
            </w:tcBorders>
          </w:tcPr>
          <w:p w14:paraId="37DF956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21E0D40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22714311">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5EEC854F">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52CBE05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58047F9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BAE150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功率因数控制事件总次数</w:t>
            </w:r>
          </w:p>
        </w:tc>
      </w:tr>
      <w:tr w14:paraId="4F7A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AE7593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74082A6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280B98D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16F73AD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35B4DF7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985DEE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w:t>
            </w:r>
          </w:p>
          <w:p w14:paraId="2E87911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w:t>
            </w:r>
          </w:p>
        </w:tc>
        <w:tc>
          <w:tcPr>
            <w:tcW w:w="1265" w:type="dxa"/>
            <w:tcBorders>
              <w:top w:val="single" w:color="auto" w:sz="4" w:space="0"/>
              <w:left w:val="single" w:color="auto" w:sz="4" w:space="0"/>
              <w:bottom w:val="single" w:color="auto" w:sz="4" w:space="0"/>
              <w:right w:val="single" w:color="auto" w:sz="4" w:space="0"/>
            </w:tcBorders>
          </w:tcPr>
          <w:p w14:paraId="3AA7463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29387B03">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251CC701">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2B9A5E3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32" w:type="dxa"/>
            <w:tcBorders>
              <w:top w:val="single" w:color="auto" w:sz="4" w:space="0"/>
              <w:left w:val="single" w:color="auto" w:sz="4" w:space="0"/>
              <w:bottom w:val="single" w:color="auto" w:sz="4" w:space="0"/>
              <w:right w:val="single" w:color="auto" w:sz="4" w:space="0"/>
            </w:tcBorders>
          </w:tcPr>
          <w:p w14:paraId="424DBC7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BFC771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功率因数控制事件总次数</w:t>
            </w:r>
          </w:p>
          <w:p w14:paraId="3005940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3DC2DE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功率因数控制事件总次数</w:t>
            </w:r>
          </w:p>
          <w:p w14:paraId="7AE1BF29">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功率因数控制事件总次数</w:t>
            </w:r>
            <w:r>
              <w:rPr>
                <w:rFonts w:hint="eastAsia" w:asciiTheme="minorEastAsia" w:hAnsiTheme="minorEastAsia" w:eastAsiaTheme="minorEastAsia" w:cstheme="minorEastAsia"/>
                <w:color w:val="000000" w:themeColor="text1"/>
                <w:szCs w:val="21"/>
                <w14:textFill>
                  <w14:solidFill>
                    <w14:schemeClr w14:val="tx1"/>
                  </w14:solidFill>
                </w14:textFill>
              </w:rPr>
              <w:t>数据块</w:t>
            </w:r>
          </w:p>
        </w:tc>
      </w:tr>
      <w:tr w14:paraId="08E1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475" w:type="dxa"/>
            <w:tcBorders>
              <w:top w:val="single" w:color="auto" w:sz="4" w:space="0"/>
              <w:left w:val="single" w:color="auto" w:sz="4" w:space="0"/>
              <w:bottom w:val="single" w:color="auto" w:sz="4" w:space="0"/>
              <w:right w:val="single" w:color="auto" w:sz="4" w:space="0"/>
            </w:tcBorders>
          </w:tcPr>
          <w:p w14:paraId="206BDAE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79EBE4D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6993146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07</w:t>
            </w:r>
          </w:p>
        </w:tc>
        <w:tc>
          <w:tcPr>
            <w:tcW w:w="493" w:type="dxa"/>
            <w:tcBorders>
              <w:top w:val="single" w:color="auto" w:sz="4" w:space="0"/>
              <w:left w:val="single" w:color="auto" w:sz="4" w:space="0"/>
              <w:bottom w:val="single" w:color="auto" w:sz="4" w:space="0"/>
              <w:right w:val="single" w:color="auto" w:sz="4" w:space="0"/>
            </w:tcBorders>
          </w:tcPr>
          <w:p w14:paraId="41F667B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0D49333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95AEBB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F30395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2D3F718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7ED1262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39BB514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FF8ED9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5FBFF5D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5E851C9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46DE530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25859422">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0A3535F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369193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3610C7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6071093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4AE4D1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414E3F6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83CC2A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p w14:paraId="6E0A6EE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59B765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7C09FAF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35D7D7C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73068F2">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tc>
        <w:tc>
          <w:tcPr>
            <w:tcW w:w="706" w:type="dxa"/>
            <w:tcBorders>
              <w:top w:val="single" w:color="auto" w:sz="4" w:space="0"/>
              <w:left w:val="single" w:color="auto" w:sz="4" w:space="0"/>
              <w:bottom w:val="single" w:color="auto" w:sz="4" w:space="0"/>
              <w:right w:val="single" w:color="auto" w:sz="4" w:space="0"/>
            </w:tcBorders>
          </w:tcPr>
          <w:p w14:paraId="6D49D6B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8417CD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BC802EF">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25F6FF02">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24436585">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361D85D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（上1次）下挂所有光伏逆变器(M&lt;=12)的功率因数控制事件数据块：</w:t>
            </w:r>
          </w:p>
          <w:p w14:paraId="23773DA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49E0A89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3DF5E1A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调控结果（00调控成功，01未调，02调控失败，03调控不支持，04其他问题）</w:t>
            </w:r>
          </w:p>
          <w:p w14:paraId="342E7AC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光伏逆变器1调控值</w:t>
            </w:r>
          </w:p>
          <w:p w14:paraId="735C401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光伏逆变器2调控值</w:t>
            </w:r>
          </w:p>
          <w:p w14:paraId="56CFA8D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33C1FF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光伏逆变器12调控值</w:t>
            </w:r>
          </w:p>
          <w:p w14:paraId="3052CA3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针对调控结果的数据格式，从左往右每个字节分别表示光伏逆变器12、光伏逆变器11、...、光伏逆变器2、光伏逆变器1的调控结果，如0101...0000,表示光伏逆变器12、光伏逆变器11调控成功，光伏逆变器2、光伏逆变器1调控失败。</w:t>
            </w:r>
          </w:p>
          <w:p w14:paraId="12B4B38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FF代表不存在该项信息。</w:t>
            </w:r>
          </w:p>
        </w:tc>
      </w:tr>
      <w:tr w14:paraId="3E81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475" w:type="dxa"/>
            <w:tcBorders>
              <w:top w:val="single" w:color="auto" w:sz="4" w:space="0"/>
              <w:left w:val="single" w:color="auto" w:sz="4" w:space="0"/>
              <w:bottom w:val="single" w:color="auto" w:sz="4" w:space="0"/>
              <w:right w:val="single" w:color="auto" w:sz="4" w:space="0"/>
            </w:tcBorders>
          </w:tcPr>
          <w:p w14:paraId="0A01106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4B3816E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1F43FE3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3DCC3CA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106EC7E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67D8E8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EEB2EF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tc>
        <w:tc>
          <w:tcPr>
            <w:tcW w:w="1265" w:type="dxa"/>
            <w:tcBorders>
              <w:top w:val="single" w:color="auto" w:sz="4" w:space="0"/>
              <w:left w:val="single" w:color="auto" w:sz="4" w:space="0"/>
              <w:bottom w:val="single" w:color="auto" w:sz="4" w:space="0"/>
              <w:right w:val="single" w:color="auto" w:sz="4" w:space="0"/>
            </w:tcBorders>
          </w:tcPr>
          <w:p w14:paraId="0AB83FD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40326B2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49D651FE">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2E40400C">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32" w:type="dxa"/>
            <w:tcBorders>
              <w:top w:val="single" w:color="auto" w:sz="4" w:space="0"/>
              <w:left w:val="single" w:color="auto" w:sz="4" w:space="0"/>
              <w:bottom w:val="single" w:color="auto" w:sz="4" w:space="0"/>
              <w:right w:val="single" w:color="auto" w:sz="4" w:space="0"/>
            </w:tcBorders>
          </w:tcPr>
          <w:p w14:paraId="4822C8CC">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6842551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（上2次）下挂所有光伏逆变器(M&lt;=12)的功率因数控制事件数据块(同上)</w:t>
            </w:r>
          </w:p>
          <w:p w14:paraId="3DC8B3D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6979AE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（上50次）下挂所有光伏逆变器(M&lt;=12)的功率因数控制事件数据块(同上)</w:t>
            </w:r>
          </w:p>
        </w:tc>
      </w:tr>
      <w:tr w14:paraId="5A27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75BD76C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28DFA2B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4237C71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08</w:t>
            </w:r>
          </w:p>
        </w:tc>
        <w:tc>
          <w:tcPr>
            <w:tcW w:w="493" w:type="dxa"/>
            <w:tcBorders>
              <w:top w:val="single" w:color="auto" w:sz="4" w:space="0"/>
              <w:left w:val="single" w:color="auto" w:sz="4" w:space="0"/>
              <w:bottom w:val="single" w:color="auto" w:sz="4" w:space="0"/>
              <w:right w:val="single" w:color="auto" w:sz="4" w:space="0"/>
            </w:tcBorders>
          </w:tcPr>
          <w:p w14:paraId="6D7D1FB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1B14C9D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50CBEFF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659AB1C8">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06BD28E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1D5A070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7C44C61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w:t>
            </w:r>
            <w:r>
              <w:rPr>
                <w:rFonts w:hint="eastAsia" w:asciiTheme="minorEastAsia" w:hAnsiTheme="minorEastAsia" w:eastAsiaTheme="minorEastAsia" w:cstheme="minorEastAsia"/>
                <w:color w:val="000000" w:themeColor="text1"/>
                <w:szCs w:val="21"/>
                <w14:textFill>
                  <w14:solidFill>
                    <w14:schemeClr w14:val="tx1"/>
                  </w14:solidFill>
                </w14:textFill>
              </w:rPr>
              <w:t>时段</w:t>
            </w:r>
            <w:r>
              <w:rPr>
                <w:rFonts w:hint="eastAsia" w:asciiTheme="minorEastAsia" w:hAnsiTheme="minorEastAsia" w:eastAsiaTheme="minorEastAsia" w:cstheme="minorEastAsia"/>
                <w:color w:val="000000" w:themeColor="text1"/>
                <w:szCs w:val="21"/>
                <w:lang w:bidi="ar"/>
                <w14:textFill>
                  <w14:solidFill>
                    <w14:schemeClr w14:val="tx1"/>
                  </w14:solidFill>
                </w14:textFill>
              </w:rPr>
              <w:t>控制事件总次数</w:t>
            </w:r>
          </w:p>
        </w:tc>
      </w:tr>
      <w:tr w14:paraId="1403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BD74D9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6D842B1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589B2F2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0ADD4F7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0FD464A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5FDBF41">
            <w:pPr>
              <w:rPr>
                <w:rFonts w:asciiTheme="minorEastAsia" w:hAnsiTheme="minorEastAsia" w:eastAsiaTheme="minorEastAsia" w:cstheme="minorEastAsia"/>
                <w:szCs w:val="21"/>
              </w:rPr>
            </w:pPr>
          </w:p>
          <w:p w14:paraId="4625EEF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0CFF</w:t>
            </w:r>
          </w:p>
        </w:tc>
        <w:tc>
          <w:tcPr>
            <w:tcW w:w="1265" w:type="dxa"/>
            <w:tcBorders>
              <w:top w:val="single" w:color="auto" w:sz="4" w:space="0"/>
              <w:left w:val="single" w:color="auto" w:sz="4" w:space="0"/>
              <w:bottom w:val="single" w:color="auto" w:sz="4" w:space="0"/>
              <w:right w:val="single" w:color="auto" w:sz="4" w:space="0"/>
            </w:tcBorders>
          </w:tcPr>
          <w:p w14:paraId="4376E7F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138D07AE">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215A63F8">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6C11251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5098149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0AB63F7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w:t>
            </w:r>
            <w:r>
              <w:rPr>
                <w:rFonts w:hint="eastAsia" w:asciiTheme="minorEastAsia" w:hAnsiTheme="minorEastAsia" w:eastAsiaTheme="minorEastAsia" w:cstheme="minorEastAsia"/>
                <w:color w:val="000000" w:themeColor="text1"/>
                <w:szCs w:val="21"/>
                <w14:textFill>
                  <w14:solidFill>
                    <w14:schemeClr w14:val="tx1"/>
                  </w14:solidFill>
                </w14:textFill>
              </w:rPr>
              <w:t>时段</w:t>
            </w:r>
            <w:r>
              <w:rPr>
                <w:rFonts w:hint="eastAsia" w:asciiTheme="minorEastAsia" w:hAnsiTheme="minorEastAsia" w:eastAsiaTheme="minorEastAsia" w:cstheme="minorEastAsia"/>
                <w:color w:val="000000" w:themeColor="text1"/>
                <w:szCs w:val="21"/>
                <w:lang w:bidi="ar"/>
                <w14:textFill>
                  <w14:solidFill>
                    <w14:schemeClr w14:val="tx1"/>
                  </w14:solidFill>
                </w14:textFill>
              </w:rPr>
              <w:t>控制事件总次数</w:t>
            </w:r>
          </w:p>
          <w:p w14:paraId="57CA7D6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C29DFD9">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w:t>
            </w:r>
            <w:r>
              <w:rPr>
                <w:rFonts w:hint="eastAsia" w:asciiTheme="minorEastAsia" w:hAnsiTheme="minorEastAsia" w:eastAsiaTheme="minorEastAsia" w:cstheme="minorEastAsia"/>
                <w:color w:val="000000" w:themeColor="text1"/>
                <w:szCs w:val="21"/>
                <w14:textFill>
                  <w14:solidFill>
                    <w14:schemeClr w14:val="tx1"/>
                  </w14:solidFill>
                </w14:textFill>
              </w:rPr>
              <w:t>时段</w:t>
            </w:r>
            <w:r>
              <w:rPr>
                <w:rFonts w:hint="eastAsia" w:asciiTheme="minorEastAsia" w:hAnsiTheme="minorEastAsia" w:eastAsiaTheme="minorEastAsia" w:cstheme="minorEastAsia"/>
                <w:color w:val="000000" w:themeColor="text1"/>
                <w:szCs w:val="21"/>
                <w:lang w:bidi="ar"/>
                <w14:textFill>
                  <w14:solidFill>
                    <w14:schemeClr w14:val="tx1"/>
                  </w14:solidFill>
                </w14:textFill>
              </w:rPr>
              <w:t>控制事件总次数</w:t>
            </w:r>
          </w:p>
          <w:p w14:paraId="00BEF59B">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w:t>
            </w:r>
            <w:r>
              <w:rPr>
                <w:rFonts w:hint="eastAsia" w:asciiTheme="minorEastAsia" w:hAnsiTheme="minorEastAsia" w:eastAsiaTheme="minorEastAsia" w:cstheme="minorEastAsia"/>
                <w:color w:val="000000" w:themeColor="text1"/>
                <w:szCs w:val="21"/>
                <w:lang w:bidi="ar"/>
                <w14:textFill>
                  <w14:solidFill>
                    <w14:schemeClr w14:val="tx1"/>
                  </w14:solidFill>
                </w14:textFill>
              </w:rPr>
              <w:t>有功功率</w:t>
            </w:r>
            <w:r>
              <w:rPr>
                <w:rFonts w:hint="eastAsia" w:asciiTheme="minorEastAsia" w:hAnsiTheme="minorEastAsia" w:eastAsiaTheme="minorEastAsia" w:cstheme="minorEastAsia"/>
                <w:color w:val="000000" w:themeColor="text1"/>
                <w:szCs w:val="21"/>
                <w14:textFill>
                  <w14:solidFill>
                    <w14:schemeClr w14:val="tx1"/>
                  </w14:solidFill>
                </w14:textFill>
              </w:rPr>
              <w:t>时段</w:t>
            </w:r>
            <w:r>
              <w:rPr>
                <w:rFonts w:hint="eastAsia" w:asciiTheme="minorEastAsia" w:hAnsiTheme="minorEastAsia" w:eastAsiaTheme="minorEastAsia" w:cstheme="minorEastAsia"/>
                <w:color w:val="000000" w:themeColor="text1"/>
                <w:szCs w:val="21"/>
                <w:lang w:bidi="ar"/>
                <w14:textFill>
                  <w14:solidFill>
                    <w14:schemeClr w14:val="tx1"/>
                  </w14:solidFill>
                </w14:textFill>
              </w:rPr>
              <w:t>控制事件总次数</w:t>
            </w:r>
            <w:r>
              <w:rPr>
                <w:rFonts w:hint="eastAsia" w:asciiTheme="minorEastAsia" w:hAnsiTheme="minorEastAsia" w:eastAsiaTheme="minorEastAsia" w:cstheme="minorEastAsia"/>
                <w:color w:val="000000" w:themeColor="text1"/>
                <w:szCs w:val="21"/>
                <w14:textFill>
                  <w14:solidFill>
                    <w14:schemeClr w14:val="tx1"/>
                  </w14:solidFill>
                </w14:textFill>
              </w:rPr>
              <w:t>数据块</w:t>
            </w:r>
          </w:p>
        </w:tc>
      </w:tr>
      <w:tr w14:paraId="1198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08CD17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60D58D1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1503570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09</w:t>
            </w:r>
          </w:p>
          <w:p w14:paraId="7997CF2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536E347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p w14:paraId="2045B98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50457B3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BED25C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2ADE7A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6AEA180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7ACCBD6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p w14:paraId="417EF44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67EEA60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DFEA28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07D67EE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77811A1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34366B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XXXX.XXXX</w:t>
            </w:r>
          </w:p>
          <w:p w14:paraId="6C7D305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4AFFEB9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7B6876C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D91E93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4683444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F3F175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3919522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p w14:paraId="75926AD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p w14:paraId="03ED19C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EE3E9E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105F3B5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50B5FB6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17683B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4</w:t>
            </w:r>
          </w:p>
          <w:p w14:paraId="211DB71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0E9370C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875481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1C88B0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6EDE7D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FB87C0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DC56B5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245272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599EA9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kW/%</w:t>
            </w:r>
          </w:p>
          <w:p w14:paraId="06D7E975">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0447FD3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33BB9FA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2D8D43C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（上1次）下挂所有光伏逆变器(M&lt;=12)的有功功率时段控制事件数据块：</w:t>
            </w:r>
          </w:p>
          <w:p w14:paraId="0EA03AE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685DD6D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239E723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事件类型（0为功率值调节，1为百分比调节）</w:t>
            </w:r>
          </w:p>
          <w:p w14:paraId="6EF1994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调控结果（00调控成功，01未调，02调控失败，03调控不支持，04其他问题）</w:t>
            </w:r>
          </w:p>
          <w:p w14:paraId="5DE1DB4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光伏逆变器1调控值</w:t>
            </w:r>
          </w:p>
          <w:p w14:paraId="0483E32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光伏逆变器2调控值</w:t>
            </w:r>
          </w:p>
          <w:p w14:paraId="6E519617">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0315E4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光伏逆变器12调控值</w:t>
            </w:r>
          </w:p>
          <w:p w14:paraId="19A3115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5875807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FF代表不存在该项信息。</w:t>
            </w:r>
          </w:p>
        </w:tc>
      </w:tr>
      <w:tr w14:paraId="0975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0A972C0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0C9C88E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397AF7A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1125DB4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3F8E3C3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B96410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458C9EA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tc>
        <w:tc>
          <w:tcPr>
            <w:tcW w:w="1265" w:type="dxa"/>
            <w:tcBorders>
              <w:top w:val="single" w:color="auto" w:sz="4" w:space="0"/>
              <w:left w:val="single" w:color="auto" w:sz="4" w:space="0"/>
              <w:bottom w:val="single" w:color="auto" w:sz="4" w:space="0"/>
              <w:right w:val="single" w:color="auto" w:sz="4" w:space="0"/>
            </w:tcBorders>
          </w:tcPr>
          <w:p w14:paraId="1FDAF4A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6D1A9F6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36AB204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44D7E3C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10C9DAB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1F6FBD0B">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（上2次）下挂所有光伏逆变器(M&lt;=12)的有功功率时段控制事件数据块(同上)</w:t>
            </w:r>
          </w:p>
          <w:p w14:paraId="4708783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5D8D532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（上50次）下挂所有光伏逆变器(M&lt;=12)的有功功率控制事件数据块(同上)</w:t>
            </w:r>
          </w:p>
        </w:tc>
      </w:tr>
      <w:tr w14:paraId="6162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0A9A33C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6A40A2E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36C3309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11</w:t>
            </w:r>
          </w:p>
        </w:tc>
        <w:tc>
          <w:tcPr>
            <w:tcW w:w="493" w:type="dxa"/>
            <w:tcBorders>
              <w:top w:val="single" w:color="auto" w:sz="4" w:space="0"/>
              <w:left w:val="single" w:color="auto" w:sz="4" w:space="0"/>
              <w:bottom w:val="single" w:color="auto" w:sz="4" w:space="0"/>
              <w:right w:val="single" w:color="auto" w:sz="4" w:space="0"/>
            </w:tcBorders>
          </w:tcPr>
          <w:p w14:paraId="4DC9FEE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00</w:t>
            </w:r>
          </w:p>
        </w:tc>
        <w:tc>
          <w:tcPr>
            <w:tcW w:w="1265" w:type="dxa"/>
            <w:tcBorders>
              <w:top w:val="single" w:color="auto" w:sz="4" w:space="0"/>
              <w:left w:val="single" w:color="auto" w:sz="4" w:space="0"/>
              <w:bottom w:val="single" w:color="auto" w:sz="4" w:space="0"/>
              <w:right w:val="single" w:color="auto" w:sz="4" w:space="0"/>
            </w:tcBorders>
          </w:tcPr>
          <w:p w14:paraId="60C05C5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3024EFA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2BC0930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102FFF8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31A25349">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663E1D1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电压越限事件总次数</w:t>
            </w:r>
          </w:p>
        </w:tc>
      </w:tr>
      <w:tr w14:paraId="6698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0364688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6847768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1D31F0B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11</w:t>
            </w:r>
          </w:p>
        </w:tc>
        <w:tc>
          <w:tcPr>
            <w:tcW w:w="493" w:type="dxa"/>
            <w:tcBorders>
              <w:top w:val="single" w:color="auto" w:sz="4" w:space="0"/>
              <w:left w:val="single" w:color="auto" w:sz="4" w:space="0"/>
              <w:bottom w:val="single" w:color="auto" w:sz="4" w:space="0"/>
              <w:right w:val="single" w:color="auto" w:sz="4" w:space="0"/>
            </w:tcBorders>
          </w:tcPr>
          <w:p w14:paraId="10DFE0D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5DC5D88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47117A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5A80B7F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2C42D96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405584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17472F6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5CB1275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15607D8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203512C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p w14:paraId="7C2B5B7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XXX.X</w:t>
            </w:r>
          </w:p>
        </w:tc>
        <w:tc>
          <w:tcPr>
            <w:tcW w:w="595" w:type="dxa"/>
            <w:tcBorders>
              <w:top w:val="single" w:color="auto" w:sz="4" w:space="0"/>
              <w:left w:val="single" w:color="auto" w:sz="4" w:space="0"/>
              <w:bottom w:val="single" w:color="auto" w:sz="4" w:space="0"/>
              <w:right w:val="single" w:color="auto" w:sz="4" w:space="0"/>
            </w:tcBorders>
          </w:tcPr>
          <w:p w14:paraId="036D928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E9B218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591C757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117D9A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555D866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97C508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6677F6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4269C0D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68EB429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0B53778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7B73CB0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p w14:paraId="34BFCA2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tc>
        <w:tc>
          <w:tcPr>
            <w:tcW w:w="706" w:type="dxa"/>
            <w:tcBorders>
              <w:top w:val="single" w:color="auto" w:sz="4" w:space="0"/>
              <w:left w:val="single" w:color="auto" w:sz="4" w:space="0"/>
              <w:bottom w:val="single" w:color="auto" w:sz="4" w:space="0"/>
              <w:right w:val="single" w:color="auto" w:sz="4" w:space="0"/>
            </w:tcBorders>
          </w:tcPr>
          <w:p w14:paraId="519C428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6B5CBF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AB02F1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F45951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1AC8A9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4FE7F1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6A22ED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p w14:paraId="664992B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p w14:paraId="655DCEE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p w14:paraId="6B49C3C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p w14:paraId="7B55C0F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p w14:paraId="643D4C0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V</w:t>
            </w:r>
          </w:p>
        </w:tc>
        <w:tc>
          <w:tcPr>
            <w:tcW w:w="346" w:type="dxa"/>
            <w:tcBorders>
              <w:top w:val="single" w:color="auto" w:sz="4" w:space="0"/>
              <w:left w:val="single" w:color="auto" w:sz="4" w:space="0"/>
              <w:bottom w:val="single" w:color="auto" w:sz="4" w:space="0"/>
              <w:right w:val="single" w:color="auto" w:sz="4" w:space="0"/>
            </w:tcBorders>
          </w:tcPr>
          <w:p w14:paraId="3FB842D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3B6822B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333080D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（上1次）电压越限事件记录：</w:t>
            </w:r>
          </w:p>
          <w:p w14:paraId="47961AF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58AEDB9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5129BDA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28BB75E7">
            <w:pPr>
              <w:rPr>
                <w:rFonts w:asciiTheme="minorEastAsia" w:hAnsiTheme="minorEastAsia" w:eastAsiaTheme="minorEastAsia" w:cstheme="minorEastAsia"/>
                <w:szCs w:val="21"/>
              </w:rPr>
            </w:pPr>
          </w:p>
          <w:p w14:paraId="70077FF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越限A相电压</w:t>
            </w:r>
          </w:p>
          <w:p w14:paraId="5113525C">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越限B相电压</w:t>
            </w:r>
          </w:p>
          <w:p w14:paraId="2AD972A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越限C相电压</w:t>
            </w:r>
          </w:p>
          <w:p w14:paraId="04A89FC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恢复A相电压</w:t>
            </w:r>
          </w:p>
          <w:p w14:paraId="056D5D25">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恢复B相电压</w:t>
            </w:r>
          </w:p>
          <w:p w14:paraId="23641C0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恢复C相电压</w:t>
            </w:r>
          </w:p>
          <w:p w14:paraId="593E98B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（仅采单相时，另外两相回FF）</w:t>
            </w:r>
          </w:p>
        </w:tc>
      </w:tr>
      <w:tr w14:paraId="749E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001FFC2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2008306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445017C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6C3C398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0035E83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9E803A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601400F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tc>
        <w:tc>
          <w:tcPr>
            <w:tcW w:w="1265" w:type="dxa"/>
            <w:tcBorders>
              <w:top w:val="single" w:color="auto" w:sz="4" w:space="0"/>
              <w:left w:val="single" w:color="auto" w:sz="4" w:space="0"/>
              <w:bottom w:val="single" w:color="auto" w:sz="4" w:space="0"/>
              <w:right w:val="single" w:color="auto" w:sz="4" w:space="0"/>
            </w:tcBorders>
          </w:tcPr>
          <w:p w14:paraId="5BCD2CD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4FAC64E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0049AB6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0B8BA7F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0523150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5409A0C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（上2次）电压越限事件记录(同上)</w:t>
            </w:r>
          </w:p>
          <w:p w14:paraId="7B6D7224">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364594B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（上50次）电压越限事件记录(同上)</w:t>
            </w:r>
          </w:p>
        </w:tc>
      </w:tr>
      <w:tr w14:paraId="1F70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46BBD47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744011B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44DDA01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78E6FE3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3000AA8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302FB7A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4FBE77F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0FB2FC85">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32" w:type="dxa"/>
            <w:tcBorders>
              <w:top w:val="single" w:color="auto" w:sz="4" w:space="0"/>
              <w:left w:val="single" w:color="auto" w:sz="4" w:space="0"/>
              <w:bottom w:val="single" w:color="auto" w:sz="4" w:space="0"/>
              <w:right w:val="single" w:color="auto" w:sz="4" w:space="0"/>
            </w:tcBorders>
          </w:tcPr>
          <w:p w14:paraId="016E665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18A9502">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r>
      <w:tr w14:paraId="3D41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9D34EC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2E48D8B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0F827ED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7A8773C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65" w:type="dxa"/>
            <w:tcBorders>
              <w:top w:val="single" w:color="auto" w:sz="4" w:space="0"/>
              <w:left w:val="single" w:color="auto" w:sz="4" w:space="0"/>
              <w:bottom w:val="single" w:color="auto" w:sz="4" w:space="0"/>
              <w:right w:val="single" w:color="auto" w:sz="4" w:space="0"/>
            </w:tcBorders>
          </w:tcPr>
          <w:p w14:paraId="550C1BB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3A8457D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300A5F4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6D64E9C8">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32" w:type="dxa"/>
            <w:tcBorders>
              <w:top w:val="single" w:color="auto" w:sz="4" w:space="0"/>
              <w:left w:val="single" w:color="auto" w:sz="4" w:space="0"/>
              <w:bottom w:val="single" w:color="auto" w:sz="4" w:space="0"/>
              <w:right w:val="single" w:color="auto" w:sz="4" w:space="0"/>
            </w:tcBorders>
          </w:tcPr>
          <w:p w14:paraId="3EF9C58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79628A6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tc>
      </w:tr>
      <w:tr w14:paraId="0F65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76B7165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76D222E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4D96477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12</w:t>
            </w:r>
          </w:p>
        </w:tc>
        <w:tc>
          <w:tcPr>
            <w:tcW w:w="493" w:type="dxa"/>
            <w:tcBorders>
              <w:top w:val="single" w:color="auto" w:sz="4" w:space="0"/>
              <w:left w:val="single" w:color="auto" w:sz="4" w:space="0"/>
              <w:bottom w:val="single" w:color="auto" w:sz="4" w:space="0"/>
              <w:right w:val="single" w:color="auto" w:sz="4" w:space="0"/>
            </w:tcBorders>
          </w:tcPr>
          <w:p w14:paraId="4968D8D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36B8B128">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XXXXXX</w:t>
            </w:r>
          </w:p>
        </w:tc>
        <w:tc>
          <w:tcPr>
            <w:tcW w:w="595" w:type="dxa"/>
            <w:tcBorders>
              <w:top w:val="single" w:color="auto" w:sz="4" w:space="0"/>
              <w:left w:val="single" w:color="auto" w:sz="4" w:space="0"/>
              <w:bottom w:val="single" w:color="auto" w:sz="4" w:space="0"/>
              <w:right w:val="single" w:color="auto" w:sz="4" w:space="0"/>
            </w:tcBorders>
          </w:tcPr>
          <w:p w14:paraId="65C8BA41">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3</w:t>
            </w:r>
          </w:p>
        </w:tc>
        <w:tc>
          <w:tcPr>
            <w:tcW w:w="706" w:type="dxa"/>
            <w:tcBorders>
              <w:top w:val="single" w:color="auto" w:sz="4" w:space="0"/>
              <w:left w:val="single" w:color="auto" w:sz="4" w:space="0"/>
              <w:bottom w:val="single" w:color="auto" w:sz="4" w:space="0"/>
              <w:right w:val="single" w:color="auto" w:sz="4" w:space="0"/>
            </w:tcBorders>
          </w:tcPr>
          <w:p w14:paraId="2DC6880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次</w:t>
            </w:r>
          </w:p>
        </w:tc>
        <w:tc>
          <w:tcPr>
            <w:tcW w:w="346" w:type="dxa"/>
            <w:tcBorders>
              <w:top w:val="single" w:color="auto" w:sz="4" w:space="0"/>
              <w:left w:val="single" w:color="auto" w:sz="4" w:space="0"/>
              <w:bottom w:val="single" w:color="auto" w:sz="4" w:space="0"/>
              <w:right w:val="single" w:color="auto" w:sz="4" w:space="0"/>
            </w:tcBorders>
          </w:tcPr>
          <w:p w14:paraId="6DB4288B">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0B6723E7">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49BD7B7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光伏逆变器1的通信异常事件总次数</w:t>
            </w:r>
          </w:p>
        </w:tc>
      </w:tr>
      <w:tr w14:paraId="36CD9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1E76BD6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7C2F788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5E9DAAE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36E7AE0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4A7B8EA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7776B1CB">
            <w:pPr>
              <w:rPr>
                <w:rFonts w:asciiTheme="minorEastAsia" w:hAnsiTheme="minorEastAsia" w:eastAsiaTheme="minorEastAsia" w:cstheme="minorEastAsia"/>
                <w:szCs w:val="21"/>
              </w:rPr>
            </w:pPr>
          </w:p>
          <w:p w14:paraId="44D629A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0CFF</w:t>
            </w:r>
          </w:p>
        </w:tc>
        <w:tc>
          <w:tcPr>
            <w:tcW w:w="1265" w:type="dxa"/>
            <w:tcBorders>
              <w:top w:val="single" w:color="auto" w:sz="4" w:space="0"/>
              <w:left w:val="single" w:color="auto" w:sz="4" w:space="0"/>
              <w:bottom w:val="single" w:color="auto" w:sz="4" w:space="0"/>
              <w:right w:val="single" w:color="auto" w:sz="4" w:space="0"/>
            </w:tcBorders>
          </w:tcPr>
          <w:p w14:paraId="487EBAB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70A6E9D0">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5560D6BA">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65F00EB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05469D0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24E432D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光伏逆变器2的通信异常事件总次数</w:t>
            </w:r>
          </w:p>
          <w:p w14:paraId="32989B10">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0E2B067F">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光伏逆变器12的通信异常事件总次数</w:t>
            </w:r>
          </w:p>
          <w:p w14:paraId="014CF7F4">
            <w:pPr>
              <w:spacing w:line="240" w:lineRule="auto"/>
              <w:ind w:firstLine="0" w:firstLineChars="0"/>
              <w:rPr>
                <w:rFonts w:asciiTheme="minorEastAsia" w:hAnsiTheme="minorEastAsia" w:eastAsiaTheme="minorEastAsia" w:cstheme="minorEastAsia"/>
                <w:color w:val="000000" w:themeColor="text1"/>
                <w:szCs w:val="21"/>
                <w:lang w:bidi="ar"/>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下挂所有光伏逆变器的通信异常事件总次数数据块</w:t>
            </w:r>
          </w:p>
        </w:tc>
      </w:tr>
      <w:tr w14:paraId="20BB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37AD97D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03</w:t>
            </w:r>
          </w:p>
        </w:tc>
        <w:tc>
          <w:tcPr>
            <w:tcW w:w="476" w:type="dxa"/>
            <w:tcBorders>
              <w:top w:val="single" w:color="auto" w:sz="4" w:space="0"/>
              <w:left w:val="single" w:color="auto" w:sz="4" w:space="0"/>
              <w:bottom w:val="single" w:color="auto" w:sz="4" w:space="0"/>
              <w:right w:val="single" w:color="auto" w:sz="4" w:space="0"/>
            </w:tcBorders>
          </w:tcPr>
          <w:p w14:paraId="7AA5D40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E6</w:t>
            </w:r>
          </w:p>
        </w:tc>
        <w:tc>
          <w:tcPr>
            <w:tcW w:w="476" w:type="dxa"/>
            <w:tcBorders>
              <w:top w:val="single" w:color="auto" w:sz="4" w:space="0"/>
              <w:left w:val="single" w:color="auto" w:sz="4" w:space="0"/>
              <w:bottom w:val="single" w:color="auto" w:sz="4" w:space="0"/>
              <w:right w:val="single" w:color="auto" w:sz="4" w:space="0"/>
            </w:tcBorders>
          </w:tcPr>
          <w:p w14:paraId="38B0458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13</w:t>
            </w:r>
          </w:p>
        </w:tc>
        <w:tc>
          <w:tcPr>
            <w:tcW w:w="493" w:type="dxa"/>
            <w:tcBorders>
              <w:top w:val="single" w:color="auto" w:sz="4" w:space="0"/>
              <w:left w:val="single" w:color="auto" w:sz="4" w:space="0"/>
              <w:bottom w:val="single" w:color="auto" w:sz="4" w:space="0"/>
              <w:right w:val="single" w:color="auto" w:sz="4" w:space="0"/>
            </w:tcBorders>
          </w:tcPr>
          <w:p w14:paraId="664F571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01</w:t>
            </w:r>
          </w:p>
        </w:tc>
        <w:tc>
          <w:tcPr>
            <w:tcW w:w="1265" w:type="dxa"/>
            <w:tcBorders>
              <w:top w:val="single" w:color="auto" w:sz="4" w:space="0"/>
              <w:left w:val="single" w:color="auto" w:sz="4" w:space="0"/>
              <w:bottom w:val="single" w:color="auto" w:sz="4" w:space="0"/>
              <w:right w:val="single" w:color="auto" w:sz="4" w:space="0"/>
            </w:tcBorders>
          </w:tcPr>
          <w:p w14:paraId="578CE78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F315F4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5D6776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1E989D7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YYMMDDhhmmss</w:t>
            </w:r>
          </w:p>
          <w:p w14:paraId="505EDE7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NN</w:t>
            </w:r>
          </w:p>
        </w:tc>
        <w:tc>
          <w:tcPr>
            <w:tcW w:w="595" w:type="dxa"/>
            <w:tcBorders>
              <w:top w:val="single" w:color="auto" w:sz="4" w:space="0"/>
              <w:left w:val="single" w:color="auto" w:sz="4" w:space="0"/>
              <w:bottom w:val="single" w:color="auto" w:sz="4" w:space="0"/>
              <w:right w:val="single" w:color="auto" w:sz="4" w:space="0"/>
            </w:tcBorders>
          </w:tcPr>
          <w:p w14:paraId="3F5B69C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C75EC8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7A1A972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7BE6721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545C22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6</w:t>
            </w:r>
          </w:p>
          <w:p w14:paraId="5E2E824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A466E4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tc>
        <w:tc>
          <w:tcPr>
            <w:tcW w:w="706" w:type="dxa"/>
            <w:tcBorders>
              <w:top w:val="single" w:color="auto" w:sz="4" w:space="0"/>
              <w:left w:val="single" w:color="auto" w:sz="4" w:space="0"/>
              <w:bottom w:val="single" w:color="auto" w:sz="4" w:space="0"/>
              <w:right w:val="single" w:color="auto" w:sz="4" w:space="0"/>
            </w:tcBorders>
          </w:tcPr>
          <w:p w14:paraId="00ED209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C907C9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548009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BA66CA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0E8FD1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3B250F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715BAC3D">
            <w:pPr>
              <w:spacing w:line="240" w:lineRule="auto"/>
              <w:ind w:firstLine="0" w:firstLineChars="0"/>
              <w:jc w:val="center"/>
              <w:rPr>
                <w:rFonts w:asciiTheme="minorEastAsia" w:hAnsiTheme="minorEastAsia" w:eastAsiaTheme="minorEastAsia" w:cstheme="minorEastAsia"/>
                <w:color w:val="000000" w:themeColor="text1"/>
                <w:szCs w:val="21"/>
                <w:lang w:bidi="ar"/>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0A783B6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112CFBC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61CADD1D">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（上1次）光伏逆变器的通信异常事件记录：</w:t>
            </w:r>
          </w:p>
          <w:p w14:paraId="1BA03C83">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发生时刻</w:t>
            </w:r>
          </w:p>
          <w:p w14:paraId="40F6FA7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6E2514B6">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结束时刻</w:t>
            </w:r>
          </w:p>
          <w:p w14:paraId="5D6D0E7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p>
          <w:p w14:paraId="7910977A">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逆变器号（01-0C）</w:t>
            </w:r>
          </w:p>
        </w:tc>
      </w:tr>
      <w:tr w14:paraId="589E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8E7BCC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5E52056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76" w:type="dxa"/>
            <w:tcBorders>
              <w:top w:val="single" w:color="auto" w:sz="4" w:space="0"/>
              <w:left w:val="single" w:color="auto" w:sz="4" w:space="0"/>
              <w:bottom w:val="single" w:color="auto" w:sz="4" w:space="0"/>
              <w:right w:val="single" w:color="auto" w:sz="4" w:space="0"/>
            </w:tcBorders>
          </w:tcPr>
          <w:p w14:paraId="1580AAF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493" w:type="dxa"/>
            <w:tcBorders>
              <w:top w:val="single" w:color="auto" w:sz="4" w:space="0"/>
              <w:left w:val="single" w:color="auto" w:sz="4" w:space="0"/>
              <w:bottom w:val="single" w:color="auto" w:sz="4" w:space="0"/>
              <w:right w:val="single" w:color="auto" w:sz="4" w:space="0"/>
            </w:tcBorders>
          </w:tcPr>
          <w:p w14:paraId="3B5EEB3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02</w:t>
            </w:r>
          </w:p>
          <w:p w14:paraId="34A65B2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1E40E80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2B29A7F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32</w:t>
            </w:r>
          </w:p>
        </w:tc>
        <w:tc>
          <w:tcPr>
            <w:tcW w:w="1265" w:type="dxa"/>
            <w:tcBorders>
              <w:top w:val="single" w:color="auto" w:sz="4" w:space="0"/>
              <w:left w:val="single" w:color="auto" w:sz="4" w:space="0"/>
              <w:bottom w:val="single" w:color="auto" w:sz="4" w:space="0"/>
              <w:right w:val="single" w:color="auto" w:sz="4" w:space="0"/>
            </w:tcBorders>
          </w:tcPr>
          <w:p w14:paraId="190A3D8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595" w:type="dxa"/>
            <w:tcBorders>
              <w:top w:val="single" w:color="auto" w:sz="4" w:space="0"/>
              <w:left w:val="single" w:color="auto" w:sz="4" w:space="0"/>
              <w:bottom w:val="single" w:color="auto" w:sz="4" w:space="0"/>
              <w:right w:val="single" w:color="auto" w:sz="4" w:space="0"/>
            </w:tcBorders>
          </w:tcPr>
          <w:p w14:paraId="464A3EB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706" w:type="dxa"/>
            <w:tcBorders>
              <w:top w:val="single" w:color="auto" w:sz="4" w:space="0"/>
              <w:left w:val="single" w:color="auto" w:sz="4" w:space="0"/>
              <w:bottom w:val="single" w:color="auto" w:sz="4" w:space="0"/>
              <w:right w:val="single" w:color="auto" w:sz="4" w:space="0"/>
            </w:tcBorders>
          </w:tcPr>
          <w:p w14:paraId="4976773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46" w:type="dxa"/>
            <w:tcBorders>
              <w:top w:val="single" w:color="auto" w:sz="4" w:space="0"/>
              <w:left w:val="single" w:color="auto" w:sz="4" w:space="0"/>
              <w:bottom w:val="single" w:color="auto" w:sz="4" w:space="0"/>
              <w:right w:val="single" w:color="auto" w:sz="4" w:space="0"/>
            </w:tcBorders>
          </w:tcPr>
          <w:p w14:paraId="1A14713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lang w:bidi="ar"/>
                <w14:textFill>
                  <w14:solidFill>
                    <w14:schemeClr w14:val="tx1"/>
                  </w14:solidFill>
                </w14:textFill>
              </w:rPr>
              <w:t>*</w:t>
            </w:r>
          </w:p>
        </w:tc>
        <w:tc>
          <w:tcPr>
            <w:tcW w:w="332" w:type="dxa"/>
            <w:tcBorders>
              <w:top w:val="single" w:color="auto" w:sz="4" w:space="0"/>
              <w:left w:val="single" w:color="auto" w:sz="4" w:space="0"/>
              <w:bottom w:val="single" w:color="auto" w:sz="4" w:space="0"/>
              <w:right w:val="single" w:color="auto" w:sz="4" w:space="0"/>
            </w:tcBorders>
          </w:tcPr>
          <w:p w14:paraId="52DB399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3158" w:type="dxa"/>
            <w:tcBorders>
              <w:top w:val="single" w:color="auto" w:sz="4" w:space="0"/>
              <w:left w:val="single" w:color="auto" w:sz="4" w:space="0"/>
              <w:bottom w:val="single" w:color="auto" w:sz="4" w:space="0"/>
              <w:right w:val="single" w:color="auto" w:sz="4" w:space="0"/>
            </w:tcBorders>
          </w:tcPr>
          <w:p w14:paraId="0E958F0E">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（上2次）光伏逆变器的通信异常事件记录(同上)</w:t>
            </w:r>
          </w:p>
          <w:p w14:paraId="1F9120B8">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p w14:paraId="1E9240C1">
            <w:pPr>
              <w:spacing w:line="240" w:lineRule="auto"/>
              <w:ind w:firstLine="0" w:firstLineChars="0"/>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（上50次）光伏逆变器的通信异常事件记录(同上)</w:t>
            </w:r>
          </w:p>
        </w:tc>
      </w:tr>
    </w:tbl>
    <w:p w14:paraId="1A283DB7">
      <w:pPr>
        <w:pStyle w:val="9"/>
        <w:spacing w:before="11" w:after="1"/>
        <w:ind w:firstLine="0" w:firstLineChars="0"/>
        <w:rPr>
          <w:rFonts w:ascii="黑体"/>
          <w:color w:val="000000" w:themeColor="text1"/>
          <w:sz w:val="20"/>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2336" behindDoc="1" locked="0" layoutInCell="1" allowOverlap="1">
                <wp:simplePos x="0" y="0"/>
                <wp:positionH relativeFrom="page">
                  <wp:posOffset>1010920</wp:posOffset>
                </wp:positionH>
                <wp:positionV relativeFrom="page">
                  <wp:posOffset>9826625</wp:posOffset>
                </wp:positionV>
                <wp:extent cx="134620" cy="14795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4620" cy="147955"/>
                        </a:xfrm>
                        <a:prstGeom prst="rect">
                          <a:avLst/>
                        </a:prstGeom>
                        <a:noFill/>
                        <a:ln>
                          <a:noFill/>
                        </a:ln>
                      </wps:spPr>
                      <wps:txbx>
                        <w:txbxContent>
                          <w:p w14:paraId="67DEB04A">
                            <w:pPr>
                              <w:pStyle w:val="9"/>
                              <w:spacing w:line="233" w:lineRule="exact"/>
                              <w:ind w:firstLine="480"/>
                              <w:rPr>
                                <w:rFonts w:ascii="Times New Roman"/>
                              </w:rPr>
                            </w:pPr>
                          </w:p>
                        </w:txbxContent>
                      </wps:txbx>
                      <wps:bodyPr lIns="0" tIns="0" rIns="0" bIns="0" upright="1"/>
                    </wps:wsp>
                  </a:graphicData>
                </a:graphic>
              </wp:anchor>
            </w:drawing>
          </mc:Choice>
          <mc:Fallback>
            <w:pict>
              <v:shape id="_x0000_s1026" o:spid="_x0000_s1026" o:spt="202" type="#_x0000_t202" style="position:absolute;left:0pt;margin-left:79.6pt;margin-top:773.75pt;height:11.65pt;width:10.6pt;mso-position-horizontal-relative:page;mso-position-vertical-relative:page;z-index:-251654144;mso-width-relative:page;mso-height-relative:page;" filled="f" stroked="f" coordsize="21600,21600" o:gfxdata="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wF6UnaAAAADQEAAA8AAAAAAAAAAQAgAAAAIgAAAGRycy9kb3ducmV2LnhtbFBL&#10;AQIUABQAAAAIAIdO4kBfJnmHuwEAAHMDAAAOAAAAAAAAAAEAIAAAACkBAABkcnMvZTJvRG9jLnht&#10;bFBLBQYAAAAABgAGAFkBAABWBQAAAAA=&#10;">
                <v:fill on="f" focussize="0,0"/>
                <v:stroke on="f"/>
                <v:imagedata o:title=""/>
                <o:lock v:ext="edit" aspectratio="f"/>
                <v:textbox inset="0mm,0mm,0mm,0mm">
                  <w:txbxContent>
                    <w:p w14:paraId="67DEB04A">
                      <w:pPr>
                        <w:pStyle w:val="9"/>
                        <w:spacing w:line="233" w:lineRule="exact"/>
                        <w:ind w:firstLine="480"/>
                        <w:rPr>
                          <w:rFonts w:ascii="Times New Roman"/>
                        </w:rPr>
                      </w:pPr>
                    </w:p>
                  </w:txbxContent>
                </v:textbox>
              </v:shape>
            </w:pict>
          </mc:Fallback>
        </mc:AlternateContent>
      </w:r>
    </w:p>
    <w:p w14:paraId="471F5610">
      <w:pPr>
        <w:ind w:firstLineChars="0"/>
        <w:outlineLvl w:val="2"/>
        <w:rPr>
          <w:rFonts w:ascii="楷体_GB2312" w:hAnsi="楷体_GB2312" w:eastAsia="楷体_GB2312" w:cs="楷体_GB2312"/>
          <w:color w:val="000000" w:themeColor="text1"/>
          <w:szCs w:val="32"/>
          <w14:textFill>
            <w14:solidFill>
              <w14:schemeClr w14:val="tx1"/>
            </w14:solidFill>
          </w14:textFill>
        </w:rPr>
      </w:pPr>
      <w:r>
        <w:rPr>
          <w:rFonts w:hint="eastAsia" w:ascii="楷体_GB2312" w:hAnsi="楷体_GB2312" w:eastAsia="楷体_GB2312" w:cs="楷体_GB2312"/>
          <w:color w:val="000000" w:themeColor="text1"/>
          <w:szCs w:val="32"/>
          <w14:textFill>
            <w14:solidFill>
              <w14:schemeClr w14:val="tx1"/>
            </w14:solidFill>
          </w14:textFill>
        </w:rPr>
        <w:t>（四）其他</w:t>
      </w:r>
    </w:p>
    <w:p w14:paraId="76B88DA1">
      <w:pPr>
        <w:pStyle w:val="9"/>
        <w:ind w:firstLine="400"/>
        <w:rPr>
          <w:rFonts w:ascii="黑体"/>
          <w:color w:val="000000" w:themeColor="text1"/>
          <w:sz w:val="20"/>
          <w14:textFill>
            <w14:solidFill>
              <w14:schemeClr w14:val="tx1"/>
            </w14:solidFill>
          </w14:textFill>
        </w:rPr>
      </w:pPr>
      <w:r>
        <w:rPr>
          <w:rFonts w:hint="eastAsia" w:ascii="黑体"/>
          <w:color w:val="000000" w:themeColor="text1"/>
          <w:sz w:val="20"/>
          <w14:textFill>
            <w14:solidFill>
              <w14:schemeClr w14:val="tx1"/>
            </w14:solidFill>
          </w14:textFill>
        </w:rPr>
        <w:t>协议转换单元应兼容单相电能表常用的数据标识，当主站或终端向协议转换单元抄读以下数据标识时，按要求回复。</w:t>
      </w:r>
    </w:p>
    <w:tbl>
      <w:tblPr>
        <w:tblStyle w:val="19"/>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
        <w:gridCol w:w="451"/>
        <w:gridCol w:w="451"/>
        <w:gridCol w:w="459"/>
        <w:gridCol w:w="1231"/>
        <w:gridCol w:w="769"/>
        <w:gridCol w:w="572"/>
        <w:gridCol w:w="316"/>
        <w:gridCol w:w="301"/>
        <w:gridCol w:w="3762"/>
      </w:tblGrid>
      <w:tr w14:paraId="6CD1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1812" w:type="dxa"/>
            <w:gridSpan w:val="4"/>
            <w:tcBorders>
              <w:top w:val="single" w:color="auto" w:sz="4" w:space="0"/>
              <w:left w:val="single" w:color="auto" w:sz="4" w:space="0"/>
              <w:bottom w:val="single" w:color="auto" w:sz="4" w:space="0"/>
              <w:right w:val="single" w:color="auto" w:sz="4" w:space="0"/>
            </w:tcBorders>
            <w:vAlign w:val="center"/>
          </w:tcPr>
          <w:p w14:paraId="57B92095">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数据标识</w:t>
            </w:r>
          </w:p>
        </w:tc>
        <w:tc>
          <w:tcPr>
            <w:tcW w:w="1231" w:type="dxa"/>
            <w:vMerge w:val="restart"/>
            <w:tcBorders>
              <w:top w:val="single" w:color="auto" w:sz="4" w:space="0"/>
              <w:left w:val="single" w:color="auto" w:sz="4" w:space="0"/>
              <w:bottom w:val="single" w:color="auto" w:sz="4" w:space="0"/>
              <w:right w:val="single" w:color="auto" w:sz="4" w:space="0"/>
            </w:tcBorders>
            <w:vAlign w:val="center"/>
          </w:tcPr>
          <w:p w14:paraId="6CA914A9">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数据格式</w:t>
            </w:r>
          </w:p>
        </w:tc>
        <w:tc>
          <w:tcPr>
            <w:tcW w:w="769" w:type="dxa"/>
            <w:vMerge w:val="restart"/>
            <w:tcBorders>
              <w:top w:val="single" w:color="auto" w:sz="4" w:space="0"/>
              <w:left w:val="single" w:color="auto" w:sz="4" w:space="0"/>
              <w:bottom w:val="single" w:color="auto" w:sz="4" w:space="0"/>
              <w:right w:val="single" w:color="auto" w:sz="4" w:space="0"/>
            </w:tcBorders>
            <w:vAlign w:val="center"/>
          </w:tcPr>
          <w:p w14:paraId="56C13805">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数据</w:t>
            </w:r>
          </w:p>
          <w:p w14:paraId="3512A890">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长度</w:t>
            </w:r>
          </w:p>
          <w:p w14:paraId="63414458">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（字节）</w:t>
            </w:r>
          </w:p>
        </w:tc>
        <w:tc>
          <w:tcPr>
            <w:tcW w:w="572" w:type="dxa"/>
            <w:vMerge w:val="restart"/>
            <w:tcBorders>
              <w:top w:val="single" w:color="auto" w:sz="4" w:space="0"/>
              <w:left w:val="single" w:color="auto" w:sz="4" w:space="0"/>
              <w:bottom w:val="single" w:color="auto" w:sz="4" w:space="0"/>
              <w:right w:val="single" w:color="auto" w:sz="4" w:space="0"/>
            </w:tcBorders>
            <w:vAlign w:val="center"/>
          </w:tcPr>
          <w:p w14:paraId="77ED3E9A">
            <w:pPr>
              <w:spacing w:line="240" w:lineRule="auto"/>
              <w:ind w:firstLine="0" w:firstLineChars="0"/>
              <w:jc w:val="center"/>
              <w:rPr>
                <w:b/>
                <w:color w:val="000000" w:themeColor="text1"/>
                <w:lang w:bidi="ar"/>
                <w14:textFill>
                  <w14:solidFill>
                    <w14:schemeClr w14:val="tx1"/>
                  </w14:solidFill>
                </w14:textFill>
              </w:rPr>
            </w:pPr>
            <w:r>
              <w:rPr>
                <w:rFonts w:hint="eastAsia"/>
                <w:b/>
                <w:color w:val="000000" w:themeColor="text1"/>
                <w:lang w:bidi="ar"/>
                <w14:textFill>
                  <w14:solidFill>
                    <w14:schemeClr w14:val="tx1"/>
                  </w14:solidFill>
                </w14:textFill>
              </w:rPr>
              <w:t>单位</w:t>
            </w:r>
          </w:p>
        </w:tc>
        <w:tc>
          <w:tcPr>
            <w:tcW w:w="617" w:type="dxa"/>
            <w:gridSpan w:val="2"/>
            <w:tcBorders>
              <w:top w:val="single" w:color="auto" w:sz="4" w:space="0"/>
              <w:left w:val="single" w:color="auto" w:sz="4" w:space="0"/>
              <w:bottom w:val="nil"/>
              <w:right w:val="single" w:color="auto" w:sz="4" w:space="0"/>
            </w:tcBorders>
            <w:vAlign w:val="center"/>
          </w:tcPr>
          <w:p w14:paraId="3DEC44AF">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功能</w:t>
            </w:r>
          </w:p>
        </w:tc>
        <w:tc>
          <w:tcPr>
            <w:tcW w:w="3762" w:type="dxa"/>
            <w:vMerge w:val="restart"/>
            <w:tcBorders>
              <w:top w:val="single" w:color="auto" w:sz="4" w:space="0"/>
              <w:left w:val="single" w:color="auto" w:sz="4" w:space="0"/>
              <w:bottom w:val="single" w:color="auto" w:sz="4" w:space="0"/>
              <w:right w:val="single" w:color="auto" w:sz="4" w:space="0"/>
            </w:tcBorders>
            <w:vAlign w:val="center"/>
          </w:tcPr>
          <w:p w14:paraId="18826A51">
            <w:pPr>
              <w:spacing w:line="240" w:lineRule="auto"/>
              <w:ind w:firstLine="0" w:firstLineChars="0"/>
              <w:jc w:val="center"/>
              <w:rPr>
                <w:b/>
                <w:color w:val="000000" w:themeColor="text1"/>
                <w14:textFill>
                  <w14:solidFill>
                    <w14:schemeClr w14:val="tx1"/>
                  </w14:solidFill>
                </w14:textFill>
              </w:rPr>
            </w:pPr>
            <w:r>
              <w:rPr>
                <w:rFonts w:hint="eastAsia"/>
                <w:b/>
                <w:color w:val="000000" w:themeColor="text1"/>
                <w:lang w:bidi="ar"/>
                <w14:textFill>
                  <w14:solidFill>
                    <w14:schemeClr w14:val="tx1"/>
                  </w14:solidFill>
                </w14:textFill>
              </w:rPr>
              <w:t>数据项名称</w:t>
            </w:r>
          </w:p>
        </w:tc>
      </w:tr>
      <w:tr w14:paraId="2F7C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6"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6E0751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DI3</w:t>
            </w:r>
          </w:p>
        </w:tc>
        <w:tc>
          <w:tcPr>
            <w:tcW w:w="451" w:type="dxa"/>
            <w:tcBorders>
              <w:top w:val="single" w:color="auto" w:sz="4" w:space="0"/>
              <w:left w:val="single" w:color="auto" w:sz="4" w:space="0"/>
              <w:bottom w:val="single" w:color="auto" w:sz="4" w:space="0"/>
              <w:right w:val="single" w:color="auto" w:sz="4" w:space="0"/>
            </w:tcBorders>
            <w:vAlign w:val="center"/>
          </w:tcPr>
          <w:p w14:paraId="36F673F2">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DI2</w:t>
            </w:r>
          </w:p>
        </w:tc>
        <w:tc>
          <w:tcPr>
            <w:tcW w:w="451" w:type="dxa"/>
            <w:tcBorders>
              <w:top w:val="single" w:color="auto" w:sz="4" w:space="0"/>
              <w:left w:val="single" w:color="auto" w:sz="4" w:space="0"/>
              <w:bottom w:val="single" w:color="auto" w:sz="4" w:space="0"/>
              <w:right w:val="single" w:color="auto" w:sz="4" w:space="0"/>
            </w:tcBorders>
            <w:vAlign w:val="center"/>
          </w:tcPr>
          <w:p w14:paraId="1B5E905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DI1</w:t>
            </w:r>
          </w:p>
        </w:tc>
        <w:tc>
          <w:tcPr>
            <w:tcW w:w="459" w:type="dxa"/>
            <w:tcBorders>
              <w:top w:val="single" w:color="auto" w:sz="4" w:space="0"/>
              <w:left w:val="single" w:color="auto" w:sz="4" w:space="0"/>
              <w:bottom w:val="single" w:color="auto" w:sz="4" w:space="0"/>
              <w:right w:val="single" w:color="auto" w:sz="4" w:space="0"/>
            </w:tcBorders>
            <w:vAlign w:val="center"/>
          </w:tcPr>
          <w:p w14:paraId="69B5556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DI0</w:t>
            </w:r>
          </w:p>
        </w:tc>
        <w:tc>
          <w:tcPr>
            <w:tcW w:w="1231" w:type="dxa"/>
            <w:vMerge w:val="continue"/>
            <w:tcBorders>
              <w:top w:val="single" w:color="auto" w:sz="4" w:space="0"/>
              <w:left w:val="single" w:color="auto" w:sz="4" w:space="0"/>
              <w:bottom w:val="single" w:color="auto" w:sz="4" w:space="0"/>
              <w:right w:val="single" w:color="auto" w:sz="4" w:space="0"/>
            </w:tcBorders>
            <w:vAlign w:val="center"/>
          </w:tcPr>
          <w:p w14:paraId="376283E5">
            <w:pPr>
              <w:spacing w:line="240" w:lineRule="auto"/>
              <w:ind w:firstLine="0" w:firstLineChars="0"/>
              <w:jc w:val="center"/>
              <w:rPr>
                <w:color w:val="000000" w:themeColor="text1"/>
                <w:lang w:bidi="ar"/>
                <w14:textFill>
                  <w14:solidFill>
                    <w14:schemeClr w14:val="tx1"/>
                  </w14:solidFill>
                </w14:textFill>
              </w:rPr>
            </w:pPr>
          </w:p>
        </w:tc>
        <w:tc>
          <w:tcPr>
            <w:tcW w:w="769" w:type="dxa"/>
            <w:vMerge w:val="continue"/>
            <w:tcBorders>
              <w:top w:val="single" w:color="auto" w:sz="4" w:space="0"/>
              <w:left w:val="single" w:color="auto" w:sz="4" w:space="0"/>
              <w:bottom w:val="single" w:color="auto" w:sz="4" w:space="0"/>
              <w:right w:val="single" w:color="auto" w:sz="4" w:space="0"/>
            </w:tcBorders>
            <w:vAlign w:val="center"/>
          </w:tcPr>
          <w:p w14:paraId="5CDDC107">
            <w:pPr>
              <w:spacing w:line="240" w:lineRule="auto"/>
              <w:ind w:firstLine="0" w:firstLineChars="0"/>
              <w:jc w:val="center"/>
              <w:rPr>
                <w:color w:val="000000" w:themeColor="text1"/>
                <w:lang w:bidi="ar"/>
                <w14:textFill>
                  <w14:solidFill>
                    <w14:schemeClr w14:val="tx1"/>
                  </w14:solidFill>
                </w14:textFill>
              </w:rPr>
            </w:pPr>
          </w:p>
        </w:tc>
        <w:tc>
          <w:tcPr>
            <w:tcW w:w="572" w:type="dxa"/>
            <w:vMerge w:val="continue"/>
            <w:tcBorders>
              <w:top w:val="single" w:color="auto" w:sz="4" w:space="0"/>
              <w:left w:val="single" w:color="auto" w:sz="4" w:space="0"/>
              <w:bottom w:val="single" w:color="auto" w:sz="4" w:space="0"/>
              <w:right w:val="single" w:color="auto" w:sz="4" w:space="0"/>
            </w:tcBorders>
            <w:vAlign w:val="center"/>
          </w:tcPr>
          <w:p w14:paraId="70CFF864">
            <w:pPr>
              <w:spacing w:line="240" w:lineRule="auto"/>
              <w:ind w:firstLine="0" w:firstLineChars="0"/>
              <w:jc w:val="center"/>
              <w:rPr>
                <w:color w:val="000000" w:themeColor="text1"/>
                <w:lang w:bidi="ar"/>
                <w14:textFill>
                  <w14:solidFill>
                    <w14:schemeClr w14:val="tx1"/>
                  </w14:solidFill>
                </w14:textFill>
              </w:rPr>
            </w:pPr>
          </w:p>
        </w:tc>
        <w:tc>
          <w:tcPr>
            <w:tcW w:w="316" w:type="dxa"/>
            <w:tcBorders>
              <w:top w:val="single" w:color="auto" w:sz="4" w:space="0"/>
              <w:left w:val="single" w:color="auto" w:sz="4" w:space="0"/>
              <w:bottom w:val="single" w:color="auto" w:sz="4" w:space="0"/>
              <w:right w:val="single" w:color="auto" w:sz="4" w:space="0"/>
            </w:tcBorders>
            <w:vAlign w:val="center"/>
          </w:tcPr>
          <w:p w14:paraId="5FE07130">
            <w:pPr>
              <w:tabs>
                <w:tab w:val="center" w:pos="81"/>
              </w:tabs>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读</w:t>
            </w:r>
          </w:p>
        </w:tc>
        <w:tc>
          <w:tcPr>
            <w:tcW w:w="301" w:type="dxa"/>
            <w:tcBorders>
              <w:top w:val="single" w:color="auto" w:sz="4" w:space="0"/>
              <w:left w:val="single" w:color="auto" w:sz="4" w:space="0"/>
              <w:bottom w:val="single" w:color="auto" w:sz="4" w:space="0"/>
              <w:right w:val="single" w:color="auto" w:sz="4" w:space="0"/>
            </w:tcBorders>
            <w:vAlign w:val="center"/>
          </w:tcPr>
          <w:p w14:paraId="5CA0640F">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写</w:t>
            </w:r>
          </w:p>
        </w:tc>
        <w:tc>
          <w:tcPr>
            <w:tcW w:w="3762" w:type="dxa"/>
            <w:vMerge w:val="continue"/>
            <w:tcBorders>
              <w:top w:val="single" w:color="auto" w:sz="4" w:space="0"/>
              <w:left w:val="single" w:color="auto" w:sz="4" w:space="0"/>
              <w:bottom w:val="single" w:color="auto" w:sz="4" w:space="0"/>
              <w:right w:val="single" w:color="auto" w:sz="4" w:space="0"/>
            </w:tcBorders>
            <w:vAlign w:val="center"/>
          </w:tcPr>
          <w:p w14:paraId="28FBC620">
            <w:pPr>
              <w:spacing w:line="240" w:lineRule="auto"/>
              <w:ind w:firstLine="0" w:firstLineChars="0"/>
              <w:jc w:val="center"/>
              <w:rPr>
                <w:color w:val="000000" w:themeColor="text1"/>
                <w:lang w:bidi="ar"/>
                <w14:textFill>
                  <w14:solidFill>
                    <w14:schemeClr w14:val="tx1"/>
                  </w14:solidFill>
                </w14:textFill>
              </w:rPr>
            </w:pPr>
          </w:p>
        </w:tc>
      </w:tr>
      <w:tr w14:paraId="3738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451" w:type="dxa"/>
            <w:tcBorders>
              <w:top w:val="single" w:color="auto" w:sz="4" w:space="0"/>
              <w:left w:val="single" w:color="auto" w:sz="4" w:space="0"/>
              <w:bottom w:val="single" w:color="auto" w:sz="4" w:space="0"/>
              <w:right w:val="single" w:color="auto" w:sz="4" w:space="0"/>
            </w:tcBorders>
          </w:tcPr>
          <w:p w14:paraId="78BEC83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180F953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1" w:type="dxa"/>
            <w:tcBorders>
              <w:top w:val="single" w:color="auto" w:sz="4" w:space="0"/>
              <w:left w:val="single" w:color="auto" w:sz="4" w:space="0"/>
              <w:bottom w:val="single" w:color="auto" w:sz="4" w:space="0"/>
              <w:right w:val="single" w:color="auto" w:sz="4" w:space="0"/>
            </w:tcBorders>
          </w:tcPr>
          <w:p w14:paraId="7E02A90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7DC4B23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1231" w:type="dxa"/>
            <w:tcBorders>
              <w:top w:val="single" w:color="auto" w:sz="4" w:space="0"/>
              <w:left w:val="single" w:color="auto" w:sz="4" w:space="0"/>
              <w:bottom w:val="single" w:color="auto" w:sz="4" w:space="0"/>
              <w:right w:val="single" w:color="auto" w:sz="4" w:space="0"/>
            </w:tcBorders>
          </w:tcPr>
          <w:p w14:paraId="28B69D6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382BA9A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4E1B586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V</w:t>
            </w:r>
          </w:p>
        </w:tc>
        <w:tc>
          <w:tcPr>
            <w:tcW w:w="316" w:type="dxa"/>
            <w:tcBorders>
              <w:top w:val="single" w:color="auto" w:sz="4" w:space="0"/>
              <w:left w:val="single" w:color="auto" w:sz="4" w:space="0"/>
              <w:bottom w:val="single" w:color="auto" w:sz="4" w:space="0"/>
              <w:right w:val="single" w:color="auto" w:sz="4" w:space="0"/>
            </w:tcBorders>
          </w:tcPr>
          <w:p w14:paraId="18A2466A">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191005BE">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16D9D02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协议转换单元的A相电压（据实回复）</w:t>
            </w:r>
          </w:p>
        </w:tc>
      </w:tr>
      <w:tr w14:paraId="6161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451" w:type="dxa"/>
            <w:tcBorders>
              <w:top w:val="single" w:color="auto" w:sz="4" w:space="0"/>
              <w:left w:val="single" w:color="auto" w:sz="4" w:space="0"/>
              <w:bottom w:val="single" w:color="auto" w:sz="4" w:space="0"/>
              <w:right w:val="single" w:color="auto" w:sz="4" w:space="0"/>
            </w:tcBorders>
          </w:tcPr>
          <w:p w14:paraId="4607EFA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6D0E2A1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088874E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4AD4272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1231" w:type="dxa"/>
            <w:tcBorders>
              <w:top w:val="single" w:color="auto" w:sz="4" w:space="0"/>
              <w:left w:val="single" w:color="auto" w:sz="4" w:space="0"/>
              <w:bottom w:val="single" w:color="auto" w:sz="4" w:space="0"/>
              <w:right w:val="single" w:color="auto" w:sz="4" w:space="0"/>
            </w:tcBorders>
          </w:tcPr>
          <w:p w14:paraId="4AAC5BD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10309FF1">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1D4D5C9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A</w:t>
            </w:r>
          </w:p>
        </w:tc>
        <w:tc>
          <w:tcPr>
            <w:tcW w:w="316" w:type="dxa"/>
            <w:tcBorders>
              <w:top w:val="single" w:color="auto" w:sz="4" w:space="0"/>
              <w:left w:val="single" w:color="auto" w:sz="4" w:space="0"/>
              <w:bottom w:val="single" w:color="auto" w:sz="4" w:space="0"/>
              <w:right w:val="single" w:color="auto" w:sz="4" w:space="0"/>
            </w:tcBorders>
          </w:tcPr>
          <w:p w14:paraId="4E5D64C9">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16E6B26D">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2E59E8B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协议转换单元的A相电流（默认回全0）</w:t>
            </w:r>
          </w:p>
        </w:tc>
      </w:tr>
      <w:tr w14:paraId="035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4A74C01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393D42C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03</w:t>
            </w:r>
          </w:p>
        </w:tc>
        <w:tc>
          <w:tcPr>
            <w:tcW w:w="451" w:type="dxa"/>
            <w:tcBorders>
              <w:top w:val="single" w:color="auto" w:sz="4" w:space="0"/>
              <w:left w:val="single" w:color="auto" w:sz="4" w:space="0"/>
              <w:bottom w:val="single" w:color="auto" w:sz="4" w:space="0"/>
              <w:right w:val="single" w:color="auto" w:sz="4" w:space="0"/>
            </w:tcBorders>
          </w:tcPr>
          <w:p w14:paraId="4BA3788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427A2FE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75CB7DC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1231" w:type="dxa"/>
            <w:tcBorders>
              <w:top w:val="single" w:color="auto" w:sz="4" w:space="0"/>
              <w:left w:val="single" w:color="auto" w:sz="4" w:space="0"/>
              <w:bottom w:val="single" w:color="auto" w:sz="4" w:space="0"/>
              <w:right w:val="single" w:color="auto" w:sz="4" w:space="0"/>
            </w:tcBorders>
          </w:tcPr>
          <w:p w14:paraId="04DFBC1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144A55D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6E7DD00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1CA02441">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1C2A8367">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kW</w:t>
            </w:r>
          </w:p>
        </w:tc>
        <w:tc>
          <w:tcPr>
            <w:tcW w:w="316" w:type="dxa"/>
            <w:tcBorders>
              <w:top w:val="single" w:color="auto" w:sz="4" w:space="0"/>
              <w:left w:val="single" w:color="auto" w:sz="4" w:space="0"/>
              <w:bottom w:val="single" w:color="auto" w:sz="4" w:space="0"/>
              <w:right w:val="single" w:color="auto" w:sz="4" w:space="0"/>
            </w:tcBorders>
          </w:tcPr>
          <w:p w14:paraId="03251712">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B91FACB">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1D5B96B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协议转换单元的瞬时总有功功率</w:t>
            </w:r>
          </w:p>
          <w:p w14:paraId="1C26BA3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协议转换单元的瞬时A相有功功率</w:t>
            </w:r>
          </w:p>
          <w:p w14:paraId="2C9B75E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09AF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7A94593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79A33B8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04</w:t>
            </w:r>
          </w:p>
        </w:tc>
        <w:tc>
          <w:tcPr>
            <w:tcW w:w="451" w:type="dxa"/>
            <w:tcBorders>
              <w:top w:val="single" w:color="auto" w:sz="4" w:space="0"/>
              <w:left w:val="single" w:color="auto" w:sz="4" w:space="0"/>
              <w:bottom w:val="single" w:color="auto" w:sz="4" w:space="0"/>
              <w:right w:val="single" w:color="auto" w:sz="4" w:space="0"/>
            </w:tcBorders>
          </w:tcPr>
          <w:p w14:paraId="688D137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73D14BF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63CBB09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1231" w:type="dxa"/>
            <w:tcBorders>
              <w:top w:val="single" w:color="auto" w:sz="4" w:space="0"/>
              <w:left w:val="single" w:color="auto" w:sz="4" w:space="0"/>
              <w:bottom w:val="single" w:color="auto" w:sz="4" w:space="0"/>
              <w:right w:val="single" w:color="auto" w:sz="4" w:space="0"/>
            </w:tcBorders>
          </w:tcPr>
          <w:p w14:paraId="7C87393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469EB90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4FD93C5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08E2F6E6">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274B562C">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kVA</w:t>
            </w:r>
          </w:p>
        </w:tc>
        <w:tc>
          <w:tcPr>
            <w:tcW w:w="316" w:type="dxa"/>
            <w:tcBorders>
              <w:top w:val="single" w:color="auto" w:sz="4" w:space="0"/>
              <w:left w:val="single" w:color="auto" w:sz="4" w:space="0"/>
              <w:bottom w:val="single" w:color="auto" w:sz="4" w:space="0"/>
              <w:right w:val="single" w:color="auto" w:sz="4" w:space="0"/>
            </w:tcBorders>
          </w:tcPr>
          <w:p w14:paraId="20A45A1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AA44C47">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30DD55E5">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协议转换单元的瞬时总无功功率</w:t>
            </w:r>
          </w:p>
          <w:p w14:paraId="6890810B">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协议转换单元的瞬时A相无功功率</w:t>
            </w:r>
          </w:p>
          <w:p w14:paraId="5AC5BBDF">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6BF7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B7AFE2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4E1CC47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05</w:t>
            </w:r>
          </w:p>
        </w:tc>
        <w:tc>
          <w:tcPr>
            <w:tcW w:w="451" w:type="dxa"/>
            <w:tcBorders>
              <w:top w:val="single" w:color="auto" w:sz="4" w:space="0"/>
              <w:left w:val="single" w:color="auto" w:sz="4" w:space="0"/>
              <w:bottom w:val="single" w:color="auto" w:sz="4" w:space="0"/>
              <w:right w:val="single" w:color="auto" w:sz="4" w:space="0"/>
            </w:tcBorders>
          </w:tcPr>
          <w:p w14:paraId="0E9224C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10A6383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6A82AEC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1231" w:type="dxa"/>
            <w:tcBorders>
              <w:top w:val="single" w:color="auto" w:sz="4" w:space="0"/>
              <w:left w:val="single" w:color="auto" w:sz="4" w:space="0"/>
              <w:bottom w:val="single" w:color="auto" w:sz="4" w:space="0"/>
              <w:right w:val="single" w:color="auto" w:sz="4" w:space="0"/>
            </w:tcBorders>
          </w:tcPr>
          <w:p w14:paraId="68D9899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4F34614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3A82358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29FDCED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20985A2C">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kVA</w:t>
            </w:r>
          </w:p>
        </w:tc>
        <w:tc>
          <w:tcPr>
            <w:tcW w:w="316" w:type="dxa"/>
            <w:tcBorders>
              <w:top w:val="single" w:color="auto" w:sz="4" w:space="0"/>
              <w:left w:val="single" w:color="auto" w:sz="4" w:space="0"/>
              <w:bottom w:val="single" w:color="auto" w:sz="4" w:space="0"/>
              <w:right w:val="single" w:color="auto" w:sz="4" w:space="0"/>
            </w:tcBorders>
          </w:tcPr>
          <w:p w14:paraId="73B07AB8">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00A63B69">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3127F6E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协议转换单元的瞬时总视在功率</w:t>
            </w:r>
          </w:p>
          <w:p w14:paraId="0A54D9B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协议转换单元的瞬时A相视在功率</w:t>
            </w:r>
          </w:p>
          <w:p w14:paraId="60634F5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37C1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AD36F7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5438245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33DDB60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5920AB5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0C65422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1231" w:type="dxa"/>
            <w:tcBorders>
              <w:top w:val="single" w:color="auto" w:sz="4" w:space="0"/>
              <w:left w:val="single" w:color="auto" w:sz="4" w:space="0"/>
              <w:bottom w:val="single" w:color="auto" w:sz="4" w:space="0"/>
              <w:right w:val="single" w:color="auto" w:sz="4" w:space="0"/>
            </w:tcBorders>
          </w:tcPr>
          <w:p w14:paraId="4E08BA4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5096BCB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72CDFBC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47EB7538">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740423E7">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kVA</w:t>
            </w:r>
          </w:p>
        </w:tc>
        <w:tc>
          <w:tcPr>
            <w:tcW w:w="316" w:type="dxa"/>
            <w:tcBorders>
              <w:top w:val="single" w:color="auto" w:sz="4" w:space="0"/>
              <w:left w:val="single" w:color="auto" w:sz="4" w:space="0"/>
              <w:bottom w:val="single" w:color="auto" w:sz="4" w:space="0"/>
              <w:right w:val="single" w:color="auto" w:sz="4" w:space="0"/>
            </w:tcBorders>
          </w:tcPr>
          <w:p w14:paraId="4D39C26B">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696549D3">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76989C32">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协议转换单元的总功率因数</w:t>
            </w:r>
          </w:p>
          <w:p w14:paraId="3B975D9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协议转换单元的A相功率因素</w:t>
            </w:r>
          </w:p>
          <w:p w14:paraId="32B6D9AD">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4DCD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5" w:hRule="atLeast"/>
          <w:jc w:val="center"/>
        </w:trPr>
        <w:tc>
          <w:tcPr>
            <w:tcW w:w="451" w:type="dxa"/>
            <w:tcBorders>
              <w:top w:val="single" w:color="auto" w:sz="4" w:space="0"/>
              <w:left w:val="single" w:color="auto" w:sz="4" w:space="0"/>
              <w:bottom w:val="single" w:color="auto" w:sz="4" w:space="0"/>
              <w:right w:val="single" w:color="auto" w:sz="4" w:space="0"/>
            </w:tcBorders>
          </w:tcPr>
          <w:p w14:paraId="51E8C63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1" w:type="dxa"/>
            <w:tcBorders>
              <w:top w:val="single" w:color="auto" w:sz="4" w:space="0"/>
              <w:left w:val="single" w:color="auto" w:sz="4" w:space="0"/>
              <w:bottom w:val="single" w:color="auto" w:sz="4" w:space="0"/>
              <w:right w:val="single" w:color="auto" w:sz="4" w:space="0"/>
            </w:tcBorders>
          </w:tcPr>
          <w:p w14:paraId="50034B8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80</w:t>
            </w:r>
          </w:p>
        </w:tc>
        <w:tc>
          <w:tcPr>
            <w:tcW w:w="451" w:type="dxa"/>
            <w:tcBorders>
              <w:top w:val="single" w:color="auto" w:sz="4" w:space="0"/>
              <w:left w:val="single" w:color="auto" w:sz="4" w:space="0"/>
              <w:bottom w:val="single" w:color="auto" w:sz="4" w:space="0"/>
              <w:right w:val="single" w:color="auto" w:sz="4" w:space="0"/>
            </w:tcBorders>
          </w:tcPr>
          <w:p w14:paraId="7196F17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459" w:type="dxa"/>
            <w:tcBorders>
              <w:top w:val="single" w:color="auto" w:sz="4" w:space="0"/>
              <w:left w:val="single" w:color="auto" w:sz="4" w:space="0"/>
              <w:bottom w:val="single" w:color="auto" w:sz="4" w:space="0"/>
              <w:right w:val="single" w:color="auto" w:sz="4" w:space="0"/>
            </w:tcBorders>
          </w:tcPr>
          <w:p w14:paraId="29A8429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6D61918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40D327E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06724B10">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A</w:t>
            </w:r>
          </w:p>
        </w:tc>
        <w:tc>
          <w:tcPr>
            <w:tcW w:w="316" w:type="dxa"/>
            <w:tcBorders>
              <w:top w:val="single" w:color="auto" w:sz="4" w:space="0"/>
              <w:left w:val="single" w:color="auto" w:sz="4" w:space="0"/>
              <w:bottom w:val="single" w:color="auto" w:sz="4" w:space="0"/>
              <w:right w:val="single" w:color="auto" w:sz="4" w:space="0"/>
            </w:tcBorders>
          </w:tcPr>
          <w:p w14:paraId="02BA8231">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77A7C8C">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shd w:val="clear" w:color="auto" w:fill="auto"/>
          </w:tcPr>
          <w:p w14:paraId="0B06C95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协议转换单元的零线电流（默认回全0）</w:t>
            </w:r>
          </w:p>
        </w:tc>
      </w:tr>
      <w:tr w14:paraId="4D038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3D1C7E5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04 </w:t>
            </w:r>
          </w:p>
        </w:tc>
        <w:tc>
          <w:tcPr>
            <w:tcW w:w="451" w:type="dxa"/>
            <w:tcBorders>
              <w:top w:val="single" w:color="auto" w:sz="4" w:space="0"/>
              <w:left w:val="single" w:color="auto" w:sz="4" w:space="0"/>
              <w:bottom w:val="single" w:color="auto" w:sz="4" w:space="0"/>
              <w:right w:val="single" w:color="auto" w:sz="4" w:space="0"/>
            </w:tcBorders>
          </w:tcPr>
          <w:p w14:paraId="0D443C4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451" w:type="dxa"/>
            <w:tcBorders>
              <w:top w:val="single" w:color="auto" w:sz="4" w:space="0"/>
              <w:left w:val="single" w:color="auto" w:sz="4" w:space="0"/>
              <w:bottom w:val="single" w:color="auto" w:sz="4" w:space="0"/>
              <w:right w:val="single" w:color="auto" w:sz="4" w:space="0"/>
            </w:tcBorders>
          </w:tcPr>
          <w:p w14:paraId="24C7E08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2AA8286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3F728CB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YYMMDDWW</w:t>
            </w:r>
          </w:p>
        </w:tc>
        <w:tc>
          <w:tcPr>
            <w:tcW w:w="769" w:type="dxa"/>
            <w:tcBorders>
              <w:top w:val="single" w:color="auto" w:sz="4" w:space="0"/>
              <w:left w:val="single" w:color="auto" w:sz="4" w:space="0"/>
              <w:bottom w:val="single" w:color="auto" w:sz="4" w:space="0"/>
              <w:right w:val="single" w:color="auto" w:sz="4" w:space="0"/>
            </w:tcBorders>
          </w:tcPr>
          <w:p w14:paraId="00988C7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tc>
        <w:tc>
          <w:tcPr>
            <w:tcW w:w="572" w:type="dxa"/>
            <w:tcBorders>
              <w:top w:val="single" w:color="auto" w:sz="4" w:space="0"/>
              <w:left w:val="single" w:color="auto" w:sz="4" w:space="0"/>
              <w:bottom w:val="single" w:color="auto" w:sz="4" w:space="0"/>
              <w:right w:val="single" w:color="auto" w:sz="4" w:space="0"/>
            </w:tcBorders>
          </w:tcPr>
          <w:p w14:paraId="007B55D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年月日星期</w:t>
            </w:r>
          </w:p>
        </w:tc>
        <w:tc>
          <w:tcPr>
            <w:tcW w:w="316" w:type="dxa"/>
            <w:tcBorders>
              <w:top w:val="single" w:color="auto" w:sz="4" w:space="0"/>
              <w:left w:val="single" w:color="auto" w:sz="4" w:space="0"/>
              <w:bottom w:val="single" w:color="auto" w:sz="4" w:space="0"/>
              <w:right w:val="single" w:color="auto" w:sz="4" w:space="0"/>
            </w:tcBorders>
          </w:tcPr>
          <w:p w14:paraId="07943F3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1D7F227E">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6FA5539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日期及星期（其中0代表星期天）（据实回复）</w:t>
            </w:r>
          </w:p>
        </w:tc>
      </w:tr>
      <w:tr w14:paraId="748A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FB07CA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04 </w:t>
            </w:r>
          </w:p>
        </w:tc>
        <w:tc>
          <w:tcPr>
            <w:tcW w:w="451" w:type="dxa"/>
            <w:tcBorders>
              <w:top w:val="single" w:color="auto" w:sz="4" w:space="0"/>
              <w:left w:val="single" w:color="auto" w:sz="4" w:space="0"/>
              <w:bottom w:val="single" w:color="auto" w:sz="4" w:space="0"/>
              <w:right w:val="single" w:color="auto" w:sz="4" w:space="0"/>
            </w:tcBorders>
          </w:tcPr>
          <w:p w14:paraId="43B1A55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tc>
        <w:tc>
          <w:tcPr>
            <w:tcW w:w="451" w:type="dxa"/>
            <w:tcBorders>
              <w:top w:val="single" w:color="auto" w:sz="4" w:space="0"/>
              <w:left w:val="single" w:color="auto" w:sz="4" w:space="0"/>
              <w:bottom w:val="single" w:color="auto" w:sz="4" w:space="0"/>
              <w:right w:val="single" w:color="auto" w:sz="4" w:space="0"/>
            </w:tcBorders>
          </w:tcPr>
          <w:p w14:paraId="2E5BA9D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73E3FA1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1231" w:type="dxa"/>
            <w:tcBorders>
              <w:top w:val="single" w:color="auto" w:sz="4" w:space="0"/>
              <w:left w:val="single" w:color="auto" w:sz="4" w:space="0"/>
              <w:bottom w:val="single" w:color="auto" w:sz="4" w:space="0"/>
              <w:right w:val="single" w:color="auto" w:sz="4" w:space="0"/>
            </w:tcBorders>
          </w:tcPr>
          <w:p w14:paraId="3954276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Hhmmss</w:t>
            </w:r>
          </w:p>
        </w:tc>
        <w:tc>
          <w:tcPr>
            <w:tcW w:w="769" w:type="dxa"/>
            <w:tcBorders>
              <w:top w:val="single" w:color="auto" w:sz="4" w:space="0"/>
              <w:left w:val="single" w:color="auto" w:sz="4" w:space="0"/>
              <w:bottom w:val="single" w:color="auto" w:sz="4" w:space="0"/>
              <w:right w:val="single" w:color="auto" w:sz="4" w:space="0"/>
            </w:tcBorders>
          </w:tcPr>
          <w:p w14:paraId="4942419E">
            <w:pPr>
              <w:spacing w:line="240" w:lineRule="auto"/>
              <w:ind w:firstLine="0" w:firstLineChars="0"/>
              <w:jc w:val="center"/>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6ED42EEB">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时分秒</w:t>
            </w:r>
          </w:p>
        </w:tc>
        <w:tc>
          <w:tcPr>
            <w:tcW w:w="316" w:type="dxa"/>
            <w:tcBorders>
              <w:top w:val="single" w:color="auto" w:sz="4" w:space="0"/>
              <w:left w:val="single" w:color="auto" w:sz="4" w:space="0"/>
              <w:bottom w:val="single" w:color="auto" w:sz="4" w:space="0"/>
              <w:right w:val="single" w:color="auto" w:sz="4" w:space="0"/>
            </w:tcBorders>
          </w:tcPr>
          <w:p w14:paraId="75D8E20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024D0222">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65B20BF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时间</w:t>
            </w:r>
          </w:p>
        </w:tc>
      </w:tr>
      <w:tr w14:paraId="3DB3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2F259F7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05 </w:t>
            </w:r>
          </w:p>
        </w:tc>
        <w:tc>
          <w:tcPr>
            <w:tcW w:w="451" w:type="dxa"/>
            <w:tcBorders>
              <w:top w:val="single" w:color="auto" w:sz="4" w:space="0"/>
              <w:left w:val="single" w:color="auto" w:sz="4" w:space="0"/>
              <w:bottom w:val="single" w:color="auto" w:sz="4" w:space="0"/>
              <w:right w:val="single" w:color="auto" w:sz="4" w:space="0"/>
            </w:tcBorders>
          </w:tcPr>
          <w:p w14:paraId="34C13D9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692E4BC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3D647ECB">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3C4D254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w:t>
            </w:r>
          </w:p>
        </w:tc>
        <w:tc>
          <w:tcPr>
            <w:tcW w:w="769" w:type="dxa"/>
            <w:tcBorders>
              <w:top w:val="single" w:color="auto" w:sz="4" w:space="0"/>
              <w:left w:val="single" w:color="auto" w:sz="4" w:space="0"/>
              <w:bottom w:val="single" w:color="auto" w:sz="4" w:space="0"/>
              <w:right w:val="single" w:color="auto" w:sz="4" w:space="0"/>
            </w:tcBorders>
          </w:tcPr>
          <w:p w14:paraId="19C1BB0A">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4×n</w:t>
            </w:r>
          </w:p>
        </w:tc>
        <w:tc>
          <w:tcPr>
            <w:tcW w:w="572" w:type="dxa"/>
            <w:tcBorders>
              <w:top w:val="single" w:color="auto" w:sz="4" w:space="0"/>
              <w:left w:val="single" w:color="auto" w:sz="4" w:space="0"/>
              <w:bottom w:val="single" w:color="auto" w:sz="4" w:space="0"/>
              <w:right w:val="single" w:color="auto" w:sz="4" w:space="0"/>
            </w:tcBorders>
          </w:tcPr>
          <w:p w14:paraId="665DC2A9">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kWh</w:t>
            </w:r>
          </w:p>
        </w:tc>
        <w:tc>
          <w:tcPr>
            <w:tcW w:w="316" w:type="dxa"/>
            <w:tcBorders>
              <w:top w:val="single" w:color="auto" w:sz="4" w:space="0"/>
              <w:left w:val="single" w:color="auto" w:sz="4" w:space="0"/>
              <w:bottom w:val="single" w:color="auto" w:sz="4" w:space="0"/>
              <w:right w:val="single" w:color="auto" w:sz="4" w:space="0"/>
            </w:tcBorders>
          </w:tcPr>
          <w:p w14:paraId="0F75415F">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38B0DF03">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1BB85CE7">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（上1次）日冻结正向有功总电能（默认回全0）</w:t>
            </w:r>
          </w:p>
        </w:tc>
      </w:tr>
      <w:tr w14:paraId="7CC4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3A3FFEF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05 </w:t>
            </w:r>
          </w:p>
        </w:tc>
        <w:tc>
          <w:tcPr>
            <w:tcW w:w="451" w:type="dxa"/>
            <w:tcBorders>
              <w:top w:val="single" w:color="auto" w:sz="4" w:space="0"/>
              <w:left w:val="single" w:color="auto" w:sz="4" w:space="0"/>
              <w:bottom w:val="single" w:color="auto" w:sz="4" w:space="0"/>
              <w:right w:val="single" w:color="auto" w:sz="4" w:space="0"/>
            </w:tcBorders>
          </w:tcPr>
          <w:p w14:paraId="0719C24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3144EF3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9" w:type="dxa"/>
            <w:tcBorders>
              <w:top w:val="single" w:color="auto" w:sz="4" w:space="0"/>
              <w:left w:val="single" w:color="auto" w:sz="4" w:space="0"/>
              <w:bottom w:val="single" w:color="auto" w:sz="4" w:space="0"/>
              <w:right w:val="single" w:color="auto" w:sz="4" w:space="0"/>
            </w:tcBorders>
          </w:tcPr>
          <w:p w14:paraId="77C57CA3">
            <w:pPr>
              <w:spacing w:line="240" w:lineRule="auto"/>
              <w:ind w:firstLine="0" w:firstLineChars="0"/>
              <w:jc w:val="center"/>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466CD01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w:t>
            </w:r>
          </w:p>
        </w:tc>
        <w:tc>
          <w:tcPr>
            <w:tcW w:w="769" w:type="dxa"/>
            <w:tcBorders>
              <w:top w:val="single" w:color="auto" w:sz="4" w:space="0"/>
              <w:left w:val="single" w:color="auto" w:sz="4" w:space="0"/>
              <w:bottom w:val="single" w:color="auto" w:sz="4" w:space="0"/>
              <w:right w:val="single" w:color="auto" w:sz="4" w:space="0"/>
            </w:tcBorders>
          </w:tcPr>
          <w:p w14:paraId="7273F523">
            <w:pPr>
              <w:spacing w:line="240" w:lineRule="auto"/>
              <w:ind w:firstLine="0" w:firstLineChars="0"/>
              <w:jc w:val="center"/>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4×n</w:t>
            </w:r>
          </w:p>
        </w:tc>
        <w:tc>
          <w:tcPr>
            <w:tcW w:w="572" w:type="dxa"/>
            <w:tcBorders>
              <w:top w:val="single" w:color="auto" w:sz="4" w:space="0"/>
              <w:left w:val="single" w:color="auto" w:sz="4" w:space="0"/>
              <w:bottom w:val="single" w:color="auto" w:sz="4" w:space="0"/>
              <w:right w:val="single" w:color="auto" w:sz="4" w:space="0"/>
            </w:tcBorders>
          </w:tcPr>
          <w:p w14:paraId="03DAABAB">
            <w:pPr>
              <w:spacing w:line="240" w:lineRule="auto"/>
              <w:ind w:firstLine="0" w:firstLineChars="0"/>
              <w:jc w:val="center"/>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kWh</w:t>
            </w:r>
          </w:p>
        </w:tc>
        <w:tc>
          <w:tcPr>
            <w:tcW w:w="316" w:type="dxa"/>
            <w:tcBorders>
              <w:top w:val="single" w:color="auto" w:sz="4" w:space="0"/>
              <w:left w:val="single" w:color="auto" w:sz="4" w:space="0"/>
              <w:bottom w:val="single" w:color="auto" w:sz="4" w:space="0"/>
              <w:right w:val="single" w:color="auto" w:sz="4" w:space="0"/>
            </w:tcBorders>
          </w:tcPr>
          <w:p w14:paraId="2E49F15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1474069D">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3DFDBBC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（上1次）日冻结反向有功总电能（默认回全0）</w:t>
            </w:r>
          </w:p>
        </w:tc>
      </w:tr>
      <w:tr w14:paraId="12006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3E9EFD9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7E84B04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tcPr>
          <w:p w14:paraId="3E0EC91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459" w:type="dxa"/>
            <w:tcBorders>
              <w:top w:val="single" w:color="auto" w:sz="4" w:space="0"/>
              <w:left w:val="single" w:color="auto" w:sz="4" w:space="0"/>
              <w:bottom w:val="single" w:color="auto" w:sz="4" w:space="0"/>
              <w:right w:val="single" w:color="auto" w:sz="4" w:space="0"/>
            </w:tcBorders>
          </w:tcPr>
          <w:p w14:paraId="1392F29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01FA329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318B4D82">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5278C772">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V</w:t>
            </w:r>
          </w:p>
        </w:tc>
        <w:tc>
          <w:tcPr>
            <w:tcW w:w="316" w:type="dxa"/>
            <w:tcBorders>
              <w:top w:val="single" w:color="auto" w:sz="4" w:space="0"/>
              <w:left w:val="single" w:color="auto" w:sz="4" w:space="0"/>
              <w:bottom w:val="single" w:color="auto" w:sz="4" w:space="0"/>
              <w:right w:val="single" w:color="auto" w:sz="4" w:space="0"/>
            </w:tcBorders>
          </w:tcPr>
          <w:p w14:paraId="00B775B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653DB510">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21DB28E1">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协议转换单元的A相电压（据实回复）</w:t>
            </w:r>
          </w:p>
        </w:tc>
      </w:tr>
      <w:tr w14:paraId="14BB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01DB87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765C82F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tcPr>
          <w:p w14:paraId="699BED5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tc>
        <w:tc>
          <w:tcPr>
            <w:tcW w:w="459" w:type="dxa"/>
            <w:tcBorders>
              <w:top w:val="single" w:color="auto" w:sz="4" w:space="0"/>
              <w:left w:val="single" w:color="auto" w:sz="4" w:space="0"/>
              <w:bottom w:val="single" w:color="auto" w:sz="4" w:space="0"/>
              <w:right w:val="single" w:color="auto" w:sz="4" w:space="0"/>
            </w:tcBorders>
          </w:tcPr>
          <w:p w14:paraId="6F9712D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5F6A0D7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7B4B93D9">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2DD53130">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A</w:t>
            </w:r>
          </w:p>
        </w:tc>
        <w:tc>
          <w:tcPr>
            <w:tcW w:w="316" w:type="dxa"/>
            <w:tcBorders>
              <w:top w:val="single" w:color="auto" w:sz="4" w:space="0"/>
              <w:left w:val="single" w:color="auto" w:sz="4" w:space="0"/>
              <w:bottom w:val="single" w:color="auto" w:sz="4" w:space="0"/>
              <w:right w:val="single" w:color="auto" w:sz="4" w:space="0"/>
            </w:tcBorders>
          </w:tcPr>
          <w:p w14:paraId="0486A6B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3F24B212">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5AF5D91F">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协议转换单元的A相电流（默认回全0）</w:t>
            </w:r>
          </w:p>
        </w:tc>
      </w:tr>
      <w:tr w14:paraId="1BF5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23D87E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49B637F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tcPr>
          <w:p w14:paraId="797363A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03</w:t>
            </w:r>
          </w:p>
        </w:tc>
        <w:tc>
          <w:tcPr>
            <w:tcW w:w="459" w:type="dxa"/>
            <w:tcBorders>
              <w:top w:val="single" w:color="auto" w:sz="4" w:space="0"/>
              <w:left w:val="single" w:color="auto" w:sz="4" w:space="0"/>
              <w:bottom w:val="single" w:color="auto" w:sz="4" w:space="0"/>
              <w:right w:val="single" w:color="auto" w:sz="4" w:space="0"/>
            </w:tcBorders>
          </w:tcPr>
          <w:p w14:paraId="6568914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694CE2F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77CDEEC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1DF2396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0C65AB4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2CA5534F">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7DC60DC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kW</w:t>
            </w:r>
          </w:p>
        </w:tc>
        <w:tc>
          <w:tcPr>
            <w:tcW w:w="316" w:type="dxa"/>
            <w:tcBorders>
              <w:top w:val="single" w:color="auto" w:sz="4" w:space="0"/>
              <w:left w:val="single" w:color="auto" w:sz="4" w:space="0"/>
              <w:bottom w:val="single" w:color="auto" w:sz="4" w:space="0"/>
              <w:right w:val="single" w:color="auto" w:sz="4" w:space="0"/>
            </w:tcBorders>
          </w:tcPr>
          <w:p w14:paraId="7CE8233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C2218C4">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6EE7F710">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协议转换单元的瞬时总有功功率</w:t>
            </w:r>
          </w:p>
          <w:p w14:paraId="21A5C040">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协议转换单元的瞬时A相有功功率</w:t>
            </w:r>
          </w:p>
          <w:p w14:paraId="53A2EBD8">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7CAE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24B7876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3D95241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tcPr>
          <w:p w14:paraId="36C38FA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04</w:t>
            </w:r>
          </w:p>
        </w:tc>
        <w:tc>
          <w:tcPr>
            <w:tcW w:w="459" w:type="dxa"/>
            <w:tcBorders>
              <w:top w:val="single" w:color="auto" w:sz="4" w:space="0"/>
              <w:left w:val="single" w:color="auto" w:sz="4" w:space="0"/>
              <w:bottom w:val="single" w:color="auto" w:sz="4" w:space="0"/>
              <w:right w:val="single" w:color="auto" w:sz="4" w:space="0"/>
            </w:tcBorders>
          </w:tcPr>
          <w:p w14:paraId="1AC39804">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2C8879EE">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0BC1E629">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p w14:paraId="51766B5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w:t>
            </w:r>
          </w:p>
        </w:tc>
        <w:tc>
          <w:tcPr>
            <w:tcW w:w="769" w:type="dxa"/>
            <w:tcBorders>
              <w:top w:val="single" w:color="auto" w:sz="4" w:space="0"/>
              <w:left w:val="single" w:color="auto" w:sz="4" w:space="0"/>
              <w:bottom w:val="single" w:color="auto" w:sz="4" w:space="0"/>
              <w:right w:val="single" w:color="auto" w:sz="4" w:space="0"/>
            </w:tcBorders>
          </w:tcPr>
          <w:p w14:paraId="67E7B14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w:t>
            </w:r>
          </w:p>
          <w:p w14:paraId="75CC7E00">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3</w:t>
            </w:r>
          </w:p>
        </w:tc>
        <w:tc>
          <w:tcPr>
            <w:tcW w:w="572" w:type="dxa"/>
            <w:tcBorders>
              <w:top w:val="single" w:color="auto" w:sz="4" w:space="0"/>
              <w:left w:val="single" w:color="auto" w:sz="4" w:space="0"/>
              <w:bottom w:val="single" w:color="auto" w:sz="4" w:space="0"/>
              <w:right w:val="single" w:color="auto" w:sz="4" w:space="0"/>
            </w:tcBorders>
          </w:tcPr>
          <w:p w14:paraId="69A5C78F">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kVA</w:t>
            </w:r>
          </w:p>
        </w:tc>
        <w:tc>
          <w:tcPr>
            <w:tcW w:w="316" w:type="dxa"/>
            <w:tcBorders>
              <w:top w:val="single" w:color="auto" w:sz="4" w:space="0"/>
              <w:left w:val="single" w:color="auto" w:sz="4" w:space="0"/>
              <w:bottom w:val="single" w:color="auto" w:sz="4" w:space="0"/>
              <w:right w:val="single" w:color="auto" w:sz="4" w:space="0"/>
            </w:tcBorders>
          </w:tcPr>
          <w:p w14:paraId="6E9E86F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89D674E">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65CC0D0E">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协议转换单元的瞬时总无功功率</w:t>
            </w:r>
          </w:p>
          <w:p w14:paraId="613329C9">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协议转换单元的瞬时A相无功功率</w:t>
            </w:r>
          </w:p>
          <w:p w14:paraId="118A73C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4BE8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shd w:val="clear" w:color="auto" w:fill="auto"/>
          </w:tcPr>
          <w:p w14:paraId="7572B81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shd w:val="clear" w:color="auto" w:fill="auto"/>
          </w:tcPr>
          <w:p w14:paraId="4619983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shd w:val="clear" w:color="auto" w:fill="auto"/>
          </w:tcPr>
          <w:p w14:paraId="38500250">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05</w:t>
            </w:r>
          </w:p>
        </w:tc>
        <w:tc>
          <w:tcPr>
            <w:tcW w:w="459" w:type="dxa"/>
            <w:tcBorders>
              <w:top w:val="single" w:color="auto" w:sz="4" w:space="0"/>
              <w:left w:val="single" w:color="auto" w:sz="4" w:space="0"/>
              <w:bottom w:val="single" w:color="auto" w:sz="4" w:space="0"/>
              <w:right w:val="single" w:color="auto" w:sz="4" w:space="0"/>
            </w:tcBorders>
            <w:shd w:val="clear" w:color="auto" w:fill="auto"/>
          </w:tcPr>
          <w:p w14:paraId="7DA1BC3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00</w:t>
            </w:r>
          </w:p>
          <w:p w14:paraId="632FF97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1231" w:type="dxa"/>
            <w:tcBorders>
              <w:top w:val="single" w:color="auto" w:sz="4" w:space="0"/>
              <w:left w:val="single" w:color="auto" w:sz="4" w:space="0"/>
              <w:bottom w:val="single" w:color="auto" w:sz="4" w:space="0"/>
              <w:right w:val="single" w:color="auto" w:sz="4" w:space="0"/>
            </w:tcBorders>
          </w:tcPr>
          <w:p w14:paraId="0D877A9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p w14:paraId="7E5FFBA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w:t>
            </w:r>
          </w:p>
        </w:tc>
        <w:tc>
          <w:tcPr>
            <w:tcW w:w="769" w:type="dxa"/>
            <w:tcBorders>
              <w:top w:val="single" w:color="auto" w:sz="4" w:space="0"/>
              <w:left w:val="single" w:color="auto" w:sz="4" w:space="0"/>
              <w:bottom w:val="single" w:color="auto" w:sz="4" w:space="0"/>
              <w:right w:val="single" w:color="auto" w:sz="4" w:space="0"/>
            </w:tcBorders>
          </w:tcPr>
          <w:p w14:paraId="0EA5FF2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p w14:paraId="5C6C3B7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2</w:t>
            </w:r>
          </w:p>
        </w:tc>
        <w:tc>
          <w:tcPr>
            <w:tcW w:w="572" w:type="dxa"/>
            <w:tcBorders>
              <w:top w:val="single" w:color="auto" w:sz="4" w:space="0"/>
              <w:left w:val="single" w:color="auto" w:sz="4" w:space="0"/>
              <w:bottom w:val="single" w:color="auto" w:sz="4" w:space="0"/>
              <w:right w:val="single" w:color="auto" w:sz="4" w:space="0"/>
            </w:tcBorders>
          </w:tcPr>
          <w:p w14:paraId="47ED7EAF">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14:textFill>
                  <w14:solidFill>
                    <w14:schemeClr w14:val="tx1"/>
                  </w14:solidFill>
                </w14:textFill>
              </w:rPr>
              <w:t>kVA</w:t>
            </w:r>
          </w:p>
        </w:tc>
        <w:tc>
          <w:tcPr>
            <w:tcW w:w="316" w:type="dxa"/>
            <w:tcBorders>
              <w:top w:val="single" w:color="auto" w:sz="4" w:space="0"/>
              <w:left w:val="single" w:color="auto" w:sz="4" w:space="0"/>
              <w:bottom w:val="single" w:color="auto" w:sz="4" w:space="0"/>
              <w:right w:val="single" w:color="auto" w:sz="4" w:space="0"/>
            </w:tcBorders>
          </w:tcPr>
          <w:p w14:paraId="2464D8B8">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59BAE449">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57C8B646">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协议转换单元的总功率因数</w:t>
            </w:r>
          </w:p>
          <w:p w14:paraId="33C8A8F7">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协议转换单元的A相功率因素</w:t>
            </w:r>
          </w:p>
          <w:p w14:paraId="024D90EA">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（默认回全0）</w:t>
            </w:r>
          </w:p>
        </w:tc>
      </w:tr>
      <w:tr w14:paraId="42D2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180E030F">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tcPr>
          <w:p w14:paraId="50BEEBA3">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tcPr>
          <w:p w14:paraId="4065F6A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9" w:type="dxa"/>
            <w:tcBorders>
              <w:top w:val="single" w:color="auto" w:sz="4" w:space="0"/>
              <w:left w:val="single" w:color="auto" w:sz="4" w:space="0"/>
              <w:bottom w:val="single" w:color="auto" w:sz="4" w:space="0"/>
              <w:right w:val="single" w:color="auto" w:sz="4" w:space="0"/>
            </w:tcBorders>
          </w:tcPr>
          <w:p w14:paraId="277152B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p w14:paraId="7B4D90E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5D4301C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03</w:t>
            </w:r>
          </w:p>
          <w:p w14:paraId="6F55178A">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04</w:t>
            </w:r>
          </w:p>
          <w:p w14:paraId="1FA1BEE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tcPr>
          <w:p w14:paraId="64466CE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18C04CC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XXXXXX.XXXXXXXX.XXXXXXXX.XX</w:t>
            </w:r>
          </w:p>
        </w:tc>
        <w:tc>
          <w:tcPr>
            <w:tcW w:w="769" w:type="dxa"/>
            <w:tcBorders>
              <w:top w:val="single" w:color="auto" w:sz="4" w:space="0"/>
              <w:left w:val="single" w:color="auto" w:sz="4" w:space="0"/>
              <w:bottom w:val="single" w:color="auto" w:sz="4" w:space="0"/>
              <w:right w:val="single" w:color="auto" w:sz="4" w:space="0"/>
            </w:tcBorders>
          </w:tcPr>
          <w:p w14:paraId="4E600F6E">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p w14:paraId="73C3BC96">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p w14:paraId="36B78D33">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p w14:paraId="59C26DDB">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tc>
        <w:tc>
          <w:tcPr>
            <w:tcW w:w="572" w:type="dxa"/>
            <w:tcBorders>
              <w:top w:val="single" w:color="auto" w:sz="4" w:space="0"/>
              <w:left w:val="single" w:color="auto" w:sz="4" w:space="0"/>
              <w:bottom w:val="single" w:color="auto" w:sz="4" w:space="0"/>
              <w:right w:val="single" w:color="auto" w:sz="4" w:space="0"/>
            </w:tcBorders>
          </w:tcPr>
          <w:p w14:paraId="1F070541">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kWh</w:t>
            </w:r>
          </w:p>
        </w:tc>
        <w:tc>
          <w:tcPr>
            <w:tcW w:w="316" w:type="dxa"/>
            <w:tcBorders>
              <w:top w:val="single" w:color="auto" w:sz="4" w:space="0"/>
              <w:left w:val="single" w:color="auto" w:sz="4" w:space="0"/>
              <w:bottom w:val="single" w:color="auto" w:sz="4" w:space="0"/>
              <w:right w:val="single" w:color="auto" w:sz="4" w:space="0"/>
            </w:tcBorders>
          </w:tcPr>
          <w:p w14:paraId="0EE82721">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tcPr>
          <w:p w14:paraId="616466D9">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300A6D0B">
            <w:pPr>
              <w:widowControl/>
              <w:spacing w:line="240" w:lineRule="auto"/>
              <w:ind w:firstLine="0" w:firstLineChars="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 xml:space="preserve">正向有功总电能 </w:t>
            </w:r>
          </w:p>
          <w:p w14:paraId="64845516">
            <w:pPr>
              <w:widowControl/>
              <w:spacing w:line="240" w:lineRule="auto"/>
              <w:ind w:firstLine="0" w:firstLineChars="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 xml:space="preserve">反向有功总电能 </w:t>
            </w:r>
          </w:p>
          <w:p w14:paraId="4312FB44">
            <w:pPr>
              <w:widowControl/>
              <w:spacing w:line="240" w:lineRule="auto"/>
              <w:ind w:firstLine="0" w:firstLineChars="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 xml:space="preserve">组合无功 1 总电能 </w:t>
            </w:r>
          </w:p>
          <w:p w14:paraId="33302570">
            <w:pPr>
              <w:widowControl/>
              <w:spacing w:line="240" w:lineRule="auto"/>
              <w:ind w:firstLine="0" w:firstLineChars="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 xml:space="preserve">组合无功 2 总电能 </w:t>
            </w:r>
          </w:p>
          <w:p w14:paraId="510D40C4">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有功、无功曲线总电能总数据块</w:t>
            </w:r>
          </w:p>
          <w:p w14:paraId="53F3E8E2">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（默认回全0）</w:t>
            </w:r>
          </w:p>
        </w:tc>
      </w:tr>
      <w:tr w14:paraId="0B8D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shd w:val="clear" w:color="auto" w:fill="auto"/>
          </w:tcPr>
          <w:p w14:paraId="0290DF7B">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06</w:t>
            </w:r>
          </w:p>
        </w:tc>
        <w:tc>
          <w:tcPr>
            <w:tcW w:w="451" w:type="dxa"/>
            <w:tcBorders>
              <w:top w:val="single" w:color="auto" w:sz="4" w:space="0"/>
              <w:left w:val="single" w:color="auto" w:sz="4" w:space="0"/>
              <w:bottom w:val="single" w:color="auto" w:sz="4" w:space="0"/>
              <w:right w:val="single" w:color="auto" w:sz="4" w:space="0"/>
            </w:tcBorders>
            <w:shd w:val="clear" w:color="auto" w:fill="auto"/>
          </w:tcPr>
          <w:p w14:paraId="682D64D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451" w:type="dxa"/>
            <w:tcBorders>
              <w:top w:val="single" w:color="auto" w:sz="4" w:space="0"/>
              <w:left w:val="single" w:color="auto" w:sz="4" w:space="0"/>
              <w:bottom w:val="single" w:color="auto" w:sz="4" w:space="0"/>
              <w:right w:val="single" w:color="auto" w:sz="4" w:space="0"/>
            </w:tcBorders>
            <w:shd w:val="clear" w:color="auto" w:fill="auto"/>
          </w:tcPr>
          <w:p w14:paraId="68CE0372">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07</w:t>
            </w:r>
          </w:p>
        </w:tc>
        <w:tc>
          <w:tcPr>
            <w:tcW w:w="459" w:type="dxa"/>
            <w:tcBorders>
              <w:top w:val="single" w:color="auto" w:sz="4" w:space="0"/>
              <w:left w:val="single" w:color="auto" w:sz="4" w:space="0"/>
              <w:bottom w:val="single" w:color="auto" w:sz="4" w:space="0"/>
              <w:right w:val="single" w:color="auto" w:sz="4" w:space="0"/>
            </w:tcBorders>
            <w:shd w:val="clear" w:color="auto" w:fill="auto"/>
          </w:tcPr>
          <w:p w14:paraId="0C1DA74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p w14:paraId="4691AB6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02</w:t>
            </w:r>
          </w:p>
          <w:p w14:paraId="1819AFB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03</w:t>
            </w:r>
          </w:p>
          <w:p w14:paraId="1A3B1E67">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04</w:t>
            </w:r>
          </w:p>
          <w:p w14:paraId="3FA256F6">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FF</w:t>
            </w:r>
          </w:p>
        </w:tc>
        <w:tc>
          <w:tcPr>
            <w:tcW w:w="1231" w:type="dxa"/>
            <w:tcBorders>
              <w:top w:val="single" w:color="auto" w:sz="4" w:space="0"/>
              <w:left w:val="single" w:color="auto" w:sz="4" w:space="0"/>
              <w:bottom w:val="single" w:color="auto" w:sz="4" w:space="0"/>
              <w:right w:val="single" w:color="auto" w:sz="4" w:space="0"/>
            </w:tcBorders>
            <w:shd w:val="clear" w:color="auto" w:fill="auto"/>
          </w:tcPr>
          <w:p w14:paraId="7470A51C">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w:t>
            </w:r>
          </w:p>
          <w:p w14:paraId="0C973365">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XXXXXX.XXXXXXXX.XXXXXXXX.XX</w:t>
            </w:r>
          </w:p>
        </w:tc>
        <w:tc>
          <w:tcPr>
            <w:tcW w:w="769" w:type="dxa"/>
            <w:tcBorders>
              <w:top w:val="single" w:color="auto" w:sz="4" w:space="0"/>
              <w:left w:val="single" w:color="auto" w:sz="4" w:space="0"/>
              <w:bottom w:val="single" w:color="auto" w:sz="4" w:space="0"/>
              <w:right w:val="single" w:color="auto" w:sz="4" w:space="0"/>
            </w:tcBorders>
            <w:shd w:val="clear" w:color="auto" w:fill="auto"/>
          </w:tcPr>
          <w:p w14:paraId="2FF6EF9A">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p w14:paraId="4AC45455">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p w14:paraId="5CAD1C0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p w14:paraId="76550AF2">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w:t>
            </w:r>
          </w:p>
        </w:tc>
        <w:tc>
          <w:tcPr>
            <w:tcW w:w="572" w:type="dxa"/>
            <w:tcBorders>
              <w:top w:val="single" w:color="auto" w:sz="4" w:space="0"/>
              <w:left w:val="single" w:color="auto" w:sz="4" w:space="0"/>
              <w:bottom w:val="single" w:color="auto" w:sz="4" w:space="0"/>
              <w:right w:val="single" w:color="auto" w:sz="4" w:space="0"/>
            </w:tcBorders>
            <w:shd w:val="clear" w:color="auto" w:fill="auto"/>
          </w:tcPr>
          <w:p w14:paraId="1B7F5BD4">
            <w:pPr>
              <w:spacing w:line="240" w:lineRule="auto"/>
              <w:ind w:firstLine="0" w:firstLineChars="0"/>
              <w:jc w:val="cente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kWh</w:t>
            </w:r>
          </w:p>
        </w:tc>
        <w:tc>
          <w:tcPr>
            <w:tcW w:w="316" w:type="dxa"/>
            <w:tcBorders>
              <w:top w:val="single" w:color="auto" w:sz="4" w:space="0"/>
              <w:left w:val="single" w:color="auto" w:sz="4" w:space="0"/>
              <w:bottom w:val="single" w:color="auto" w:sz="4" w:space="0"/>
              <w:right w:val="single" w:color="auto" w:sz="4" w:space="0"/>
            </w:tcBorders>
            <w:shd w:val="clear" w:color="auto" w:fill="auto"/>
          </w:tcPr>
          <w:p w14:paraId="2E16C57D">
            <w:pPr>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01" w:type="dxa"/>
            <w:tcBorders>
              <w:top w:val="single" w:color="auto" w:sz="4" w:space="0"/>
              <w:left w:val="single" w:color="auto" w:sz="4" w:space="0"/>
              <w:bottom w:val="single" w:color="auto" w:sz="4" w:space="0"/>
              <w:right w:val="single" w:color="auto" w:sz="4" w:space="0"/>
            </w:tcBorders>
            <w:shd w:val="clear" w:color="auto" w:fill="auto"/>
          </w:tcPr>
          <w:p w14:paraId="114226D4">
            <w:pPr>
              <w:spacing w:line="240" w:lineRule="auto"/>
              <w:ind w:firstLine="0" w:firstLineChars="0"/>
              <w:jc w:val="center"/>
              <w:rPr>
                <w:color w:val="000000" w:themeColor="text1"/>
                <w:lang w:bidi="ar"/>
                <w14:textFill>
                  <w14:solidFill>
                    <w14:schemeClr w14:val="tx1"/>
                  </w14:solidFill>
                </w14:textFill>
              </w:rPr>
            </w:pPr>
          </w:p>
        </w:tc>
        <w:tc>
          <w:tcPr>
            <w:tcW w:w="3762" w:type="dxa"/>
            <w:tcBorders>
              <w:top w:val="single" w:color="auto" w:sz="4" w:space="0"/>
              <w:left w:val="single" w:color="auto" w:sz="4" w:space="0"/>
              <w:bottom w:val="single" w:color="auto" w:sz="4" w:space="0"/>
              <w:right w:val="single" w:color="auto" w:sz="4" w:space="0"/>
            </w:tcBorders>
          </w:tcPr>
          <w:p w14:paraId="5E9542AC">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 xml:space="preserve">第一象限无功总电能 </w:t>
            </w:r>
          </w:p>
          <w:p w14:paraId="4AB83759">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 xml:space="preserve">第二象限无功总电能 </w:t>
            </w:r>
          </w:p>
          <w:p w14:paraId="7C09F62F">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 xml:space="preserve">第三象限无功总电能 </w:t>
            </w:r>
          </w:p>
          <w:p w14:paraId="3E670600">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 xml:space="preserve">第四象限无功总电能 </w:t>
            </w:r>
          </w:p>
          <w:p w14:paraId="6B4DCA80">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四象限无功曲线数据块</w:t>
            </w:r>
          </w:p>
          <w:p w14:paraId="4C3AAB1A">
            <w:pPr>
              <w:widowControl/>
              <w:spacing w:line="240" w:lineRule="auto"/>
              <w:ind w:firstLine="0" w:firstLineChars="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（默认回全0）</w:t>
            </w:r>
          </w:p>
        </w:tc>
      </w:tr>
      <w:tr w14:paraId="3BEA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8763" w:type="dxa"/>
            <w:gridSpan w:val="10"/>
            <w:tcBorders>
              <w:top w:val="single" w:color="auto" w:sz="4" w:space="0"/>
              <w:left w:val="single" w:color="auto" w:sz="4" w:space="0"/>
              <w:bottom w:val="single" w:color="auto" w:sz="4" w:space="0"/>
              <w:right w:val="single" w:color="auto" w:sz="4" w:space="0"/>
            </w:tcBorders>
          </w:tcPr>
          <w:p w14:paraId="11CA1824">
            <w:pPr>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注：除上述数据外，其他协议转换器中不存在的数据标识均按全0回复。</w:t>
            </w:r>
          </w:p>
        </w:tc>
      </w:tr>
    </w:tbl>
    <w:p w14:paraId="26118F89">
      <w:pPr>
        <w:pStyle w:val="9"/>
        <w:spacing w:before="5"/>
        <w:ind w:firstLine="0" w:firstLineChars="0"/>
        <w:rPr>
          <w:rFonts w:ascii="黑体"/>
          <w:color w:val="000000" w:themeColor="text1"/>
          <w:sz w:val="16"/>
          <w14:textFill>
            <w14:solidFill>
              <w14:schemeClr w14:val="tx1"/>
            </w14:solidFill>
          </w14:textFill>
        </w:rPr>
      </w:pPr>
    </w:p>
    <w:p w14:paraId="36FB1D5C">
      <w:pPr>
        <w:ind w:firstLine="0" w:firstLineChars="0"/>
        <w:rPr>
          <w:rFonts w:ascii="黑体" w:eastAsia="黑体"/>
          <w:color w:val="000000" w:themeColor="text1"/>
          <w14:textFill>
            <w14:solidFill>
              <w14:schemeClr w14:val="tx1"/>
            </w14:solidFill>
          </w14:textFill>
        </w:rPr>
      </w:pPr>
      <w:r>
        <w:rPr>
          <w:rFonts w:ascii="黑体" w:eastAsia="黑体"/>
          <w:color w:val="000000" w:themeColor="text1"/>
          <w14:textFill>
            <w14:solidFill>
              <w14:schemeClr w14:val="tx1"/>
            </w14:solidFill>
          </w14:textFill>
        </w:rPr>
        <w:br w:type="page"/>
      </w:r>
    </w:p>
    <w:p w14:paraId="7775E112">
      <w:pPr>
        <w:pStyle w:val="27"/>
        <w:tabs>
          <w:tab w:val="left" w:pos="360"/>
        </w:tabs>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bookmarkStart w:id="456" w:name="_Toc31558"/>
      <w:bookmarkStart w:id="457" w:name="_Toc1581903758"/>
      <w:bookmarkStart w:id="458" w:name="_Toc4033"/>
      <w:bookmarkStart w:id="459" w:name="_Toc7563"/>
      <w:bookmarkStart w:id="460" w:name="_Toc32352"/>
      <w:bookmarkStart w:id="461" w:name="_Toc1232782983"/>
      <w:bookmarkStart w:id="462" w:name="_Toc15050"/>
      <w:bookmarkStart w:id="463" w:name="_Toc370219758"/>
      <w:bookmarkStart w:id="464" w:name="_Toc23597"/>
      <w:bookmarkStart w:id="465" w:name="_Toc9236"/>
      <w:bookmarkStart w:id="466" w:name="_Toc26852"/>
      <w:r>
        <w:rPr>
          <w:rFonts w:hint="eastAsia"/>
          <w:color w:val="000000" w:themeColor="text1"/>
          <w14:textFill>
            <w14:solidFill>
              <w14:schemeClr w14:val="tx1"/>
            </w14:solidFill>
          </w14:textFill>
        </w:rPr>
        <w:t>协议转换单元与光伏逆变器交互数据内容</w:t>
      </w:r>
      <w:bookmarkEnd w:id="456"/>
      <w:bookmarkEnd w:id="457"/>
      <w:bookmarkEnd w:id="458"/>
      <w:bookmarkEnd w:id="459"/>
      <w:bookmarkEnd w:id="460"/>
      <w:bookmarkEnd w:id="461"/>
      <w:bookmarkEnd w:id="462"/>
      <w:bookmarkEnd w:id="463"/>
      <w:bookmarkEnd w:id="464"/>
      <w:bookmarkEnd w:id="465"/>
      <w:bookmarkEnd w:id="466"/>
    </w:p>
    <w:p w14:paraId="0207C798">
      <w:pPr>
        <w:pStyle w:val="9"/>
        <w:ind w:firstLine="0" w:firstLineChars="0"/>
        <w:outlineLvl w:val="1"/>
        <w:rPr>
          <w:rFonts w:ascii="黑体" w:eastAsia="黑体"/>
          <w:color w:val="000000" w:themeColor="text1"/>
          <w14:textFill>
            <w14:solidFill>
              <w14:schemeClr w14:val="tx1"/>
            </w14:solidFill>
          </w14:textFill>
        </w:rPr>
      </w:pPr>
      <w:bookmarkStart w:id="467" w:name="_Toc28489"/>
      <w:bookmarkStart w:id="468" w:name="_Toc19215"/>
      <w:r>
        <w:rPr>
          <w:rFonts w:hint="eastAsia" w:ascii="Times New Roman"/>
          <w:color w:val="000000" w:themeColor="text1"/>
          <w14:textFill>
            <w14:solidFill>
              <w14:schemeClr w14:val="tx1"/>
            </w14:solidFill>
          </w14:textFill>
        </w:rPr>
        <w:t>E</w:t>
      </w:r>
      <w:r>
        <w:rPr>
          <w:rFonts w:ascii="Times New Roman" w:eastAsia="Times New Roman"/>
          <w:color w:val="000000" w:themeColor="text1"/>
          <w14:textFill>
            <w14:solidFill>
              <w14:schemeClr w14:val="tx1"/>
            </w14:solidFill>
          </w14:textFill>
        </w:rPr>
        <w:t>.1</w:t>
      </w:r>
      <w:r>
        <w:rPr>
          <w:rFonts w:ascii="Times New Roman" w:eastAsia="Times New Roman"/>
          <w:color w:val="000000" w:themeColor="text1"/>
          <w:spacing w:val="-12"/>
          <w14:textFill>
            <w14:solidFill>
              <w14:schemeClr w14:val="tx1"/>
            </w14:solidFill>
          </w14:textFill>
        </w:rPr>
        <w:t xml:space="preserve"> </w:t>
      </w:r>
      <w:r>
        <w:rPr>
          <w:rFonts w:hint="eastAsia" w:ascii="黑体" w:eastAsia="黑体"/>
          <w:color w:val="000000" w:themeColor="text1"/>
          <w:spacing w:val="-1"/>
          <w14:textFill>
            <w14:solidFill>
              <w14:schemeClr w14:val="tx1"/>
            </w14:solidFill>
          </w14:textFill>
        </w:rPr>
        <w:t>协议转换单元</w:t>
      </w:r>
      <w:r>
        <w:rPr>
          <w:rFonts w:ascii="黑体" w:eastAsia="黑体"/>
          <w:color w:val="000000" w:themeColor="text1"/>
          <w:spacing w:val="-1"/>
          <w14:textFill>
            <w14:solidFill>
              <w14:schemeClr w14:val="tx1"/>
            </w14:solidFill>
          </w14:textFill>
        </w:rPr>
        <w:t>与光伏逆变器交互数据</w:t>
      </w:r>
      <w:bookmarkEnd w:id="467"/>
      <w:bookmarkEnd w:id="468"/>
    </w:p>
    <w:p w14:paraId="56B9C445">
      <w:pPr>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 xml:space="preserve">与光伏逆变器交互数据见表 </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.1。</w:t>
      </w:r>
    </w:p>
    <w:p w14:paraId="76B1DA68">
      <w:pPr>
        <w:pStyle w:val="7"/>
        <w:rPr>
          <w:rFonts w:ascii="黑体"/>
          <w:color w:val="000000" w:themeColor="text1"/>
          <w:sz w:val="9"/>
          <w14:textFill>
            <w14:solidFill>
              <w14:schemeClr w14:val="tx1"/>
            </w14:solidFill>
          </w14:textFill>
        </w:rPr>
      </w:pPr>
      <w:r>
        <w:rPr>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协议转换单元</w:t>
      </w:r>
      <w:r>
        <w:rPr>
          <w:color w:val="000000" w:themeColor="text1"/>
          <w14:textFill>
            <w14:solidFill>
              <w14:schemeClr w14:val="tx1"/>
            </w14:solidFill>
          </w14:textFill>
        </w:rPr>
        <w:t>与光伏逆变器交互数据表</w:t>
      </w:r>
    </w:p>
    <w:tbl>
      <w:tblPr>
        <w:tblStyle w:val="19"/>
        <w:tblW w:w="73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7"/>
        <w:gridCol w:w="1272"/>
        <w:gridCol w:w="2136"/>
        <w:gridCol w:w="2784"/>
      </w:tblGrid>
      <w:tr w14:paraId="2C365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Align w:val="center"/>
          </w:tcPr>
          <w:p w14:paraId="0F5158B1">
            <w:pPr>
              <w:pStyle w:val="24"/>
              <w:spacing w:line="240" w:lineRule="auto"/>
              <w:ind w:firstLine="0" w:firstLineChars="0"/>
              <w:jc w:val="center"/>
              <w:rPr>
                <w:rFonts w:asciiTheme="minorEastAsia" w:hAnsiTheme="minorEastAsia" w:eastAsiaTheme="minorEastAsia" w:cstheme="minorEastAsia"/>
                <w:b/>
                <w:bCs/>
                <w:color w:val="000000" w:themeColor="text1"/>
                <w:szCs w:val="21"/>
                <w14:textFill>
                  <w14:solidFill>
                    <w14:schemeClr w14:val="tx1"/>
                  </w14:solidFill>
                </w14:textFill>
              </w:rPr>
            </w:pPr>
            <w:r>
              <w:rPr>
                <w:rFonts w:hint="eastAsia" w:asciiTheme="minorEastAsia" w:hAnsiTheme="minorEastAsia" w:eastAsiaTheme="minorEastAsia" w:cstheme="minorEastAsia"/>
                <w:b/>
                <w:bCs/>
                <w:color w:val="000000" w:themeColor="text1"/>
                <w:spacing w:val="-3"/>
                <w:szCs w:val="21"/>
                <w14:textFill>
                  <w14:solidFill>
                    <w14:schemeClr w14:val="tx1"/>
                  </w14:solidFill>
                </w14:textFill>
              </w:rPr>
              <w:t>采集对象</w:t>
            </w:r>
          </w:p>
        </w:tc>
        <w:tc>
          <w:tcPr>
            <w:tcW w:w="1272" w:type="dxa"/>
            <w:vAlign w:val="center"/>
          </w:tcPr>
          <w:p w14:paraId="47B3A6EE">
            <w:pPr>
              <w:pStyle w:val="24"/>
              <w:spacing w:line="240" w:lineRule="auto"/>
              <w:ind w:firstLine="0" w:firstLineChars="0"/>
              <w:jc w:val="center"/>
              <w:rPr>
                <w:rFonts w:asciiTheme="minorEastAsia" w:hAnsiTheme="minorEastAsia" w:eastAsiaTheme="minorEastAsia" w:cstheme="minorEastAsia"/>
                <w:b/>
                <w:bCs/>
                <w:color w:val="000000" w:themeColor="text1"/>
                <w:szCs w:val="21"/>
                <w14:textFill>
                  <w14:solidFill>
                    <w14:schemeClr w14:val="tx1"/>
                  </w14:solidFill>
                </w14:textFill>
              </w:rPr>
            </w:pPr>
            <w:r>
              <w:rPr>
                <w:rFonts w:hint="eastAsia" w:asciiTheme="minorEastAsia" w:hAnsiTheme="minorEastAsia" w:eastAsiaTheme="minorEastAsia" w:cstheme="minorEastAsia"/>
                <w:b/>
                <w:bCs/>
                <w:color w:val="000000" w:themeColor="text1"/>
                <w:spacing w:val="-3"/>
                <w:szCs w:val="21"/>
                <w14:textFill>
                  <w14:solidFill>
                    <w14:schemeClr w14:val="tx1"/>
                  </w14:solidFill>
                </w14:textFill>
              </w:rPr>
              <w:t>数据分类</w:t>
            </w:r>
          </w:p>
        </w:tc>
        <w:tc>
          <w:tcPr>
            <w:tcW w:w="2136" w:type="dxa"/>
            <w:vAlign w:val="center"/>
          </w:tcPr>
          <w:p w14:paraId="024B35E8">
            <w:pPr>
              <w:pStyle w:val="24"/>
              <w:spacing w:line="240" w:lineRule="auto"/>
              <w:ind w:firstLine="0" w:firstLineChars="0"/>
              <w:jc w:val="center"/>
              <w:rPr>
                <w:rFonts w:asciiTheme="minorEastAsia" w:hAnsiTheme="minorEastAsia" w:eastAsiaTheme="minorEastAsia" w:cstheme="minorEastAsia"/>
                <w:b/>
                <w:bCs/>
                <w:color w:val="000000" w:themeColor="text1"/>
                <w:szCs w:val="21"/>
                <w14:textFill>
                  <w14:solidFill>
                    <w14:schemeClr w14:val="tx1"/>
                  </w14:solidFill>
                </w14:textFill>
              </w:rPr>
            </w:pPr>
            <w:r>
              <w:rPr>
                <w:rFonts w:hint="eastAsia" w:asciiTheme="minorEastAsia" w:hAnsiTheme="minorEastAsia" w:eastAsiaTheme="minorEastAsia" w:cstheme="minorEastAsia"/>
                <w:b/>
                <w:bCs/>
                <w:color w:val="000000" w:themeColor="text1"/>
                <w:spacing w:val="-4"/>
                <w:szCs w:val="21"/>
                <w14:textFill>
                  <w14:solidFill>
                    <w14:schemeClr w14:val="tx1"/>
                  </w14:solidFill>
                </w14:textFill>
              </w:rPr>
              <w:t>数据项</w:t>
            </w:r>
          </w:p>
        </w:tc>
        <w:tc>
          <w:tcPr>
            <w:tcW w:w="2784" w:type="dxa"/>
            <w:vAlign w:val="center"/>
          </w:tcPr>
          <w:p w14:paraId="77C6E43A">
            <w:pPr>
              <w:pStyle w:val="24"/>
              <w:spacing w:line="240" w:lineRule="auto"/>
              <w:ind w:firstLine="0" w:firstLineChars="0"/>
              <w:jc w:val="center"/>
              <w:rPr>
                <w:rFonts w:asciiTheme="minorEastAsia" w:hAnsiTheme="minorEastAsia" w:eastAsiaTheme="minorEastAsia" w:cstheme="minorEastAsia"/>
                <w:b/>
                <w:bCs/>
                <w:color w:val="000000" w:themeColor="text1"/>
                <w:szCs w:val="21"/>
                <w14:textFill>
                  <w14:solidFill>
                    <w14:schemeClr w14:val="tx1"/>
                  </w14:solidFill>
                </w14:textFill>
              </w:rPr>
            </w:pPr>
            <w:r>
              <w:rPr>
                <w:rFonts w:hint="eastAsia" w:asciiTheme="minorEastAsia" w:hAnsiTheme="minorEastAsia" w:eastAsiaTheme="minorEastAsia" w:cstheme="minorEastAsia"/>
                <w:b/>
                <w:bCs/>
                <w:color w:val="000000" w:themeColor="text1"/>
                <w:spacing w:val="-3"/>
                <w:szCs w:val="21"/>
                <w14:textFill>
                  <w14:solidFill>
                    <w14:schemeClr w14:val="tx1"/>
                  </w14:solidFill>
                </w14:textFill>
              </w:rPr>
              <w:t>数据子项</w:t>
            </w:r>
          </w:p>
        </w:tc>
      </w:tr>
      <w:tr w14:paraId="33B9F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jc w:val="center"/>
        </w:trPr>
        <w:tc>
          <w:tcPr>
            <w:tcW w:w="1147" w:type="dxa"/>
            <w:vMerge w:val="restart"/>
            <w:vAlign w:val="center"/>
          </w:tcPr>
          <w:p w14:paraId="5874456E">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75C996D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DAC2BEE">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CE88C15">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FE15DC3">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54903E0">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982D9F2">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4D79F2D">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6E1D4E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3122F6E">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44AB3FE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6B66FD2">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26F0DDC7">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54DFC1D">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FD9DDC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076D6B1">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0619D9CE">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3C9B4DEC">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53E0FFA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p w14:paraId="65BDAA3F">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4"/>
                <w:szCs w:val="21"/>
                <w14:textFill>
                  <w14:solidFill>
                    <w14:schemeClr w14:val="tx1"/>
                  </w14:solidFill>
                </w14:textFill>
              </w:rPr>
              <w:t>逆变器</w:t>
            </w:r>
          </w:p>
        </w:tc>
        <w:tc>
          <w:tcPr>
            <w:tcW w:w="1272" w:type="dxa"/>
            <w:vMerge w:val="restart"/>
            <w:vAlign w:val="center"/>
          </w:tcPr>
          <w:p w14:paraId="4DE0F9B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4"/>
                <w:szCs w:val="21"/>
                <w14:textFill>
                  <w14:solidFill>
                    <w14:schemeClr w14:val="tx1"/>
                  </w14:solidFill>
                </w14:textFill>
              </w:rPr>
              <w:t>数据类</w:t>
            </w:r>
          </w:p>
        </w:tc>
        <w:tc>
          <w:tcPr>
            <w:tcW w:w="2136" w:type="dxa"/>
            <w:vMerge w:val="restart"/>
            <w:vAlign w:val="center"/>
          </w:tcPr>
          <w:p w14:paraId="5DA3108A">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5"/>
                <w:szCs w:val="21"/>
                <w14:textFill>
                  <w14:solidFill>
                    <w14:schemeClr w14:val="tx1"/>
                  </w14:solidFill>
                </w14:textFill>
              </w:rPr>
              <w:t>电压</w:t>
            </w:r>
          </w:p>
        </w:tc>
        <w:tc>
          <w:tcPr>
            <w:tcW w:w="2784" w:type="dxa"/>
            <w:vAlign w:val="center"/>
          </w:tcPr>
          <w:p w14:paraId="48A87D23">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A</w:t>
            </w:r>
            <w:r>
              <w:rPr>
                <w:rFonts w:hint="eastAsia" w:asciiTheme="minorEastAsia" w:hAnsiTheme="minorEastAsia" w:eastAsiaTheme="minorEastAsia" w:cstheme="minorEastAsia"/>
                <w:color w:val="000000" w:themeColor="text1"/>
                <w:spacing w:val="-10"/>
                <w:szCs w:val="21"/>
                <w14:textFill>
                  <w14:solidFill>
                    <w14:schemeClr w14:val="tx1"/>
                  </w14:solidFill>
                </w14:textFill>
              </w:rPr>
              <w:t xml:space="preserve"> </w:t>
            </w:r>
            <w:r>
              <w:rPr>
                <w:rFonts w:hint="eastAsia" w:asciiTheme="minorEastAsia" w:hAnsiTheme="minorEastAsia" w:eastAsiaTheme="minorEastAsia" w:cstheme="minorEastAsia"/>
                <w:color w:val="000000" w:themeColor="text1"/>
                <w:spacing w:val="-4"/>
                <w:szCs w:val="21"/>
                <w14:textFill>
                  <w14:solidFill>
                    <w14:schemeClr w14:val="tx1"/>
                  </w14:solidFill>
                </w14:textFill>
              </w:rPr>
              <w:t>相电压</w:t>
            </w:r>
          </w:p>
        </w:tc>
      </w:tr>
      <w:tr w14:paraId="64C09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1147" w:type="dxa"/>
            <w:vMerge w:val="continue"/>
            <w:tcBorders>
              <w:top w:val="nil"/>
            </w:tcBorders>
            <w:vAlign w:val="center"/>
          </w:tcPr>
          <w:p w14:paraId="09634C4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1CD22D7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1084251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5B38E1F7">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B</w:t>
            </w:r>
            <w:r>
              <w:rPr>
                <w:rFonts w:hint="eastAsia" w:asciiTheme="minorEastAsia" w:hAnsiTheme="minorEastAsia" w:eastAsiaTheme="minorEastAsia" w:cstheme="minorEastAsia"/>
                <w:color w:val="000000" w:themeColor="text1"/>
                <w:spacing w:val="-10"/>
                <w:szCs w:val="21"/>
                <w14:textFill>
                  <w14:solidFill>
                    <w14:schemeClr w14:val="tx1"/>
                  </w14:solidFill>
                </w14:textFill>
              </w:rPr>
              <w:t xml:space="preserve"> </w:t>
            </w:r>
            <w:r>
              <w:rPr>
                <w:rFonts w:hint="eastAsia" w:asciiTheme="minorEastAsia" w:hAnsiTheme="minorEastAsia" w:eastAsiaTheme="minorEastAsia" w:cstheme="minorEastAsia"/>
                <w:color w:val="000000" w:themeColor="text1"/>
                <w:spacing w:val="-4"/>
                <w:szCs w:val="21"/>
                <w14:textFill>
                  <w14:solidFill>
                    <w14:schemeClr w14:val="tx1"/>
                  </w14:solidFill>
                </w14:textFill>
              </w:rPr>
              <w:t>相电压</w:t>
            </w:r>
          </w:p>
        </w:tc>
      </w:tr>
      <w:tr w14:paraId="2D3EE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jc w:val="center"/>
        </w:trPr>
        <w:tc>
          <w:tcPr>
            <w:tcW w:w="1147" w:type="dxa"/>
            <w:vMerge w:val="continue"/>
            <w:tcBorders>
              <w:top w:val="nil"/>
            </w:tcBorders>
            <w:vAlign w:val="center"/>
          </w:tcPr>
          <w:p w14:paraId="04328A7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0EA483B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05E61E9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552B588C">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C</w:t>
            </w:r>
            <w:r>
              <w:rPr>
                <w:rFonts w:hint="eastAsia" w:asciiTheme="minorEastAsia" w:hAnsiTheme="minorEastAsia" w:eastAsiaTheme="minorEastAsia" w:cstheme="minorEastAsia"/>
                <w:color w:val="000000" w:themeColor="text1"/>
                <w:spacing w:val="-10"/>
                <w:szCs w:val="21"/>
                <w14:textFill>
                  <w14:solidFill>
                    <w14:schemeClr w14:val="tx1"/>
                  </w14:solidFill>
                </w14:textFill>
              </w:rPr>
              <w:t xml:space="preserve"> </w:t>
            </w:r>
            <w:r>
              <w:rPr>
                <w:rFonts w:hint="eastAsia" w:asciiTheme="minorEastAsia" w:hAnsiTheme="minorEastAsia" w:eastAsiaTheme="minorEastAsia" w:cstheme="minorEastAsia"/>
                <w:color w:val="000000" w:themeColor="text1"/>
                <w:spacing w:val="-4"/>
                <w:szCs w:val="21"/>
                <w14:textFill>
                  <w14:solidFill>
                    <w14:schemeClr w14:val="tx1"/>
                  </w14:solidFill>
                </w14:textFill>
              </w:rPr>
              <w:t>相电压</w:t>
            </w:r>
          </w:p>
        </w:tc>
      </w:tr>
      <w:tr w14:paraId="78AAE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147" w:type="dxa"/>
            <w:vMerge w:val="continue"/>
            <w:tcBorders>
              <w:top w:val="nil"/>
            </w:tcBorders>
            <w:vAlign w:val="center"/>
          </w:tcPr>
          <w:p w14:paraId="32E02DC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7138F71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restart"/>
            <w:vAlign w:val="center"/>
          </w:tcPr>
          <w:p w14:paraId="5CF221EE">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5"/>
                <w:szCs w:val="21"/>
                <w14:textFill>
                  <w14:solidFill>
                    <w14:schemeClr w14:val="tx1"/>
                  </w14:solidFill>
                </w14:textFill>
              </w:rPr>
              <w:t>电流</w:t>
            </w:r>
          </w:p>
        </w:tc>
        <w:tc>
          <w:tcPr>
            <w:tcW w:w="2784" w:type="dxa"/>
            <w:vAlign w:val="center"/>
          </w:tcPr>
          <w:p w14:paraId="3F2EB1E2">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A</w:t>
            </w:r>
            <w:r>
              <w:rPr>
                <w:rFonts w:hint="eastAsia" w:asciiTheme="minorEastAsia" w:hAnsiTheme="minorEastAsia" w:eastAsiaTheme="minorEastAsia" w:cstheme="minorEastAsia"/>
                <w:color w:val="000000" w:themeColor="text1"/>
                <w:spacing w:val="-10"/>
                <w:szCs w:val="21"/>
                <w14:textFill>
                  <w14:solidFill>
                    <w14:schemeClr w14:val="tx1"/>
                  </w14:solidFill>
                </w14:textFill>
              </w:rPr>
              <w:t xml:space="preserve"> </w:t>
            </w:r>
            <w:r>
              <w:rPr>
                <w:rFonts w:hint="eastAsia" w:asciiTheme="minorEastAsia" w:hAnsiTheme="minorEastAsia" w:eastAsiaTheme="minorEastAsia" w:cstheme="minorEastAsia"/>
                <w:color w:val="000000" w:themeColor="text1"/>
                <w:spacing w:val="-4"/>
                <w:szCs w:val="21"/>
                <w14:textFill>
                  <w14:solidFill>
                    <w14:schemeClr w14:val="tx1"/>
                  </w14:solidFill>
                </w14:textFill>
              </w:rPr>
              <w:t>相电流</w:t>
            </w:r>
          </w:p>
        </w:tc>
      </w:tr>
      <w:tr w14:paraId="2C8F6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jc w:val="center"/>
        </w:trPr>
        <w:tc>
          <w:tcPr>
            <w:tcW w:w="1147" w:type="dxa"/>
            <w:vMerge w:val="continue"/>
            <w:tcBorders>
              <w:top w:val="nil"/>
            </w:tcBorders>
            <w:vAlign w:val="center"/>
          </w:tcPr>
          <w:p w14:paraId="2237353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4CC09B5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5C90775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0C283AE6">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B</w:t>
            </w:r>
            <w:r>
              <w:rPr>
                <w:rFonts w:hint="eastAsia" w:asciiTheme="minorEastAsia" w:hAnsiTheme="minorEastAsia" w:eastAsiaTheme="minorEastAsia" w:cstheme="minorEastAsia"/>
                <w:color w:val="000000" w:themeColor="text1"/>
                <w:spacing w:val="-10"/>
                <w:szCs w:val="21"/>
                <w14:textFill>
                  <w14:solidFill>
                    <w14:schemeClr w14:val="tx1"/>
                  </w14:solidFill>
                </w14:textFill>
              </w:rPr>
              <w:t xml:space="preserve"> </w:t>
            </w:r>
            <w:r>
              <w:rPr>
                <w:rFonts w:hint="eastAsia" w:asciiTheme="minorEastAsia" w:hAnsiTheme="minorEastAsia" w:eastAsiaTheme="minorEastAsia" w:cstheme="minorEastAsia"/>
                <w:color w:val="000000" w:themeColor="text1"/>
                <w:spacing w:val="-4"/>
                <w:szCs w:val="21"/>
                <w14:textFill>
                  <w14:solidFill>
                    <w14:schemeClr w14:val="tx1"/>
                  </w14:solidFill>
                </w14:textFill>
              </w:rPr>
              <w:t>相电流</w:t>
            </w:r>
          </w:p>
        </w:tc>
      </w:tr>
      <w:tr w14:paraId="0D8B9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jc w:val="center"/>
        </w:trPr>
        <w:tc>
          <w:tcPr>
            <w:tcW w:w="1147" w:type="dxa"/>
            <w:vMerge w:val="continue"/>
            <w:tcBorders>
              <w:top w:val="nil"/>
            </w:tcBorders>
            <w:vAlign w:val="center"/>
          </w:tcPr>
          <w:p w14:paraId="27B59E3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42643B3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10DE45D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0FA8F40A">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C</w:t>
            </w:r>
            <w:r>
              <w:rPr>
                <w:rFonts w:hint="eastAsia" w:asciiTheme="minorEastAsia" w:hAnsiTheme="minorEastAsia" w:eastAsiaTheme="minorEastAsia" w:cstheme="minorEastAsia"/>
                <w:color w:val="000000" w:themeColor="text1"/>
                <w:spacing w:val="-10"/>
                <w:szCs w:val="21"/>
                <w14:textFill>
                  <w14:solidFill>
                    <w14:schemeClr w14:val="tx1"/>
                  </w14:solidFill>
                </w14:textFill>
              </w:rPr>
              <w:t xml:space="preserve"> </w:t>
            </w:r>
            <w:r>
              <w:rPr>
                <w:rFonts w:hint="eastAsia" w:asciiTheme="minorEastAsia" w:hAnsiTheme="minorEastAsia" w:eastAsiaTheme="minorEastAsia" w:cstheme="minorEastAsia"/>
                <w:color w:val="000000" w:themeColor="text1"/>
                <w:spacing w:val="-4"/>
                <w:szCs w:val="21"/>
                <w14:textFill>
                  <w14:solidFill>
                    <w14:schemeClr w14:val="tx1"/>
                  </w14:solidFill>
                </w14:textFill>
              </w:rPr>
              <w:t>相电流</w:t>
            </w:r>
          </w:p>
        </w:tc>
      </w:tr>
      <w:tr w14:paraId="48AC9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jc w:val="center"/>
        </w:trPr>
        <w:tc>
          <w:tcPr>
            <w:tcW w:w="1147" w:type="dxa"/>
            <w:vMerge w:val="continue"/>
            <w:tcBorders>
              <w:top w:val="nil"/>
            </w:tcBorders>
            <w:vAlign w:val="center"/>
          </w:tcPr>
          <w:p w14:paraId="07CA017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5383F8F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Align w:val="center"/>
          </w:tcPr>
          <w:p w14:paraId="1CDB6D9C">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有功功率</w:t>
            </w:r>
          </w:p>
        </w:tc>
        <w:tc>
          <w:tcPr>
            <w:tcW w:w="2784" w:type="dxa"/>
            <w:vAlign w:val="center"/>
          </w:tcPr>
          <w:p w14:paraId="716CD1C5">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有功功率</w:t>
            </w:r>
          </w:p>
        </w:tc>
      </w:tr>
      <w:tr w14:paraId="083C8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3" w:hRule="atLeast"/>
          <w:jc w:val="center"/>
        </w:trPr>
        <w:tc>
          <w:tcPr>
            <w:tcW w:w="1147" w:type="dxa"/>
            <w:vMerge w:val="continue"/>
            <w:tcBorders>
              <w:top w:val="nil"/>
            </w:tcBorders>
            <w:vAlign w:val="center"/>
          </w:tcPr>
          <w:p w14:paraId="38F5409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456CDBA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Align w:val="center"/>
          </w:tcPr>
          <w:p w14:paraId="70EF592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无功功率</w:t>
            </w:r>
          </w:p>
        </w:tc>
        <w:tc>
          <w:tcPr>
            <w:tcW w:w="2784" w:type="dxa"/>
            <w:vAlign w:val="center"/>
          </w:tcPr>
          <w:p w14:paraId="45FB8BEB">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无功功率</w:t>
            </w:r>
          </w:p>
        </w:tc>
      </w:tr>
      <w:tr w14:paraId="1C408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jc w:val="center"/>
        </w:trPr>
        <w:tc>
          <w:tcPr>
            <w:tcW w:w="1147" w:type="dxa"/>
            <w:vMerge w:val="continue"/>
            <w:tcBorders>
              <w:top w:val="nil"/>
            </w:tcBorders>
            <w:vAlign w:val="center"/>
          </w:tcPr>
          <w:p w14:paraId="5D169DEC">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4205EDB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Align w:val="center"/>
          </w:tcPr>
          <w:p w14:paraId="249A33A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功率因数</w:t>
            </w:r>
          </w:p>
        </w:tc>
        <w:tc>
          <w:tcPr>
            <w:tcW w:w="2784" w:type="dxa"/>
            <w:vAlign w:val="center"/>
          </w:tcPr>
          <w:p w14:paraId="22520CF0">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功率因数</w:t>
            </w:r>
          </w:p>
        </w:tc>
      </w:tr>
      <w:tr w14:paraId="74057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45E398C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restart"/>
            <w:vAlign w:val="center"/>
          </w:tcPr>
          <w:p w14:paraId="2FF91B7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4"/>
                <w:szCs w:val="21"/>
                <w14:textFill>
                  <w14:solidFill>
                    <w14:schemeClr w14:val="tx1"/>
                  </w14:solidFill>
                </w14:textFill>
              </w:rPr>
              <w:t>参数类</w:t>
            </w:r>
          </w:p>
        </w:tc>
        <w:tc>
          <w:tcPr>
            <w:tcW w:w="2136" w:type="dxa"/>
            <w:vMerge w:val="restart"/>
            <w:vAlign w:val="center"/>
          </w:tcPr>
          <w:p w14:paraId="201173C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光伏电站基础信息</w:t>
            </w:r>
          </w:p>
        </w:tc>
        <w:tc>
          <w:tcPr>
            <w:tcW w:w="2784" w:type="dxa"/>
            <w:vAlign w:val="center"/>
          </w:tcPr>
          <w:p w14:paraId="66BB6CD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设备编号</w:t>
            </w:r>
          </w:p>
        </w:tc>
      </w:tr>
      <w:tr w14:paraId="72C70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15A6C1E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48E04FF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73D401E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42ED553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额定有功功率</w:t>
            </w:r>
          </w:p>
        </w:tc>
      </w:tr>
      <w:tr w14:paraId="293A8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48625BF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07EB13D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7CF985C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13C8435C">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额定无功功率</w:t>
            </w:r>
          </w:p>
        </w:tc>
      </w:tr>
      <w:tr w14:paraId="01CB7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5D721C2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61C98C83">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50B51C8A">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08C8E793">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设定电压</w:t>
            </w:r>
          </w:p>
        </w:tc>
      </w:tr>
      <w:tr w14:paraId="3EEF5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2ACFD9A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7ABA86C4">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67C0720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7164F920">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3"/>
                <w:szCs w:val="21"/>
                <w14:textFill>
                  <w14:solidFill>
                    <w14:schemeClr w14:val="tx1"/>
                  </w14:solidFill>
                </w14:textFill>
              </w:rPr>
              <w:t>输出类型</w:t>
            </w:r>
          </w:p>
        </w:tc>
      </w:tr>
      <w:tr w14:paraId="2A5E1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7FAF038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325AB4D9">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Align w:val="center"/>
          </w:tcPr>
          <w:p w14:paraId="40711A48">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逆变器运行状态</w:t>
            </w:r>
          </w:p>
        </w:tc>
        <w:tc>
          <w:tcPr>
            <w:tcW w:w="2784" w:type="dxa"/>
            <w:vAlign w:val="center"/>
          </w:tcPr>
          <w:p w14:paraId="6F69F196">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开关机状态</w:t>
            </w:r>
          </w:p>
        </w:tc>
      </w:tr>
      <w:tr w14:paraId="38198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41D11576">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restart"/>
            <w:vAlign w:val="center"/>
          </w:tcPr>
          <w:p w14:paraId="73AC4123">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4"/>
                <w:szCs w:val="21"/>
                <w14:textFill>
                  <w14:solidFill>
                    <w14:schemeClr w14:val="tx1"/>
                  </w14:solidFill>
                </w14:textFill>
              </w:rPr>
              <w:t>控制类</w:t>
            </w:r>
          </w:p>
        </w:tc>
        <w:tc>
          <w:tcPr>
            <w:tcW w:w="2136" w:type="dxa"/>
            <w:vAlign w:val="center"/>
          </w:tcPr>
          <w:p w14:paraId="77E2CD60">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逆变器控制</w:t>
            </w:r>
          </w:p>
        </w:tc>
        <w:tc>
          <w:tcPr>
            <w:tcW w:w="2784" w:type="dxa"/>
            <w:vAlign w:val="center"/>
          </w:tcPr>
          <w:p w14:paraId="2E8263A4">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逆变器开关机</w:t>
            </w:r>
          </w:p>
        </w:tc>
      </w:tr>
      <w:tr w14:paraId="3B950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0617D715">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603DA2D8">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restart"/>
            <w:vAlign w:val="center"/>
          </w:tcPr>
          <w:p w14:paraId="0845214B">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控制逆变器负荷</w:t>
            </w:r>
          </w:p>
        </w:tc>
        <w:tc>
          <w:tcPr>
            <w:tcW w:w="2784" w:type="dxa"/>
            <w:vAlign w:val="center"/>
          </w:tcPr>
          <w:p w14:paraId="44EBB153">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有功功率控制</w:t>
            </w:r>
          </w:p>
        </w:tc>
      </w:tr>
      <w:tr w14:paraId="65154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33E70DE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7895B35F">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5A909EA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26F0983B">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无功功率控制</w:t>
            </w:r>
          </w:p>
        </w:tc>
      </w:tr>
      <w:tr w14:paraId="50294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48A991D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631DF27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6CE93E92">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72A7C143">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功率因数控制</w:t>
            </w:r>
          </w:p>
        </w:tc>
      </w:tr>
      <w:tr w14:paraId="0D573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6889E59B">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1FA1DE0E">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6F243DED">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01CCC439">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有功功率百分比</w:t>
            </w:r>
          </w:p>
        </w:tc>
      </w:tr>
      <w:tr w14:paraId="72366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5C5D4090">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1272" w:type="dxa"/>
            <w:vMerge w:val="continue"/>
            <w:tcBorders>
              <w:top w:val="nil"/>
            </w:tcBorders>
            <w:vAlign w:val="center"/>
          </w:tcPr>
          <w:p w14:paraId="5BBDC651">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136" w:type="dxa"/>
            <w:vMerge w:val="continue"/>
            <w:tcBorders>
              <w:top w:val="nil"/>
            </w:tcBorders>
            <w:vAlign w:val="center"/>
          </w:tcPr>
          <w:p w14:paraId="4E75D7A7">
            <w:pPr>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p>
        </w:tc>
        <w:tc>
          <w:tcPr>
            <w:tcW w:w="2784" w:type="dxa"/>
            <w:vAlign w:val="center"/>
          </w:tcPr>
          <w:p w14:paraId="4EA2F02B">
            <w:pPr>
              <w:pStyle w:val="24"/>
              <w:spacing w:line="240" w:lineRule="auto"/>
              <w:ind w:firstLine="0" w:firstLineChars="0"/>
              <w:jc w:val="center"/>
              <w:rPr>
                <w:rFonts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pacing w:val="-2"/>
                <w:szCs w:val="21"/>
                <w14:textFill>
                  <w14:solidFill>
                    <w14:schemeClr w14:val="tx1"/>
                  </w14:solidFill>
                </w14:textFill>
              </w:rPr>
              <w:t>无功功率百分比</w:t>
            </w:r>
          </w:p>
        </w:tc>
      </w:tr>
    </w:tbl>
    <w:p w14:paraId="1A8219CB">
      <w:pPr>
        <w:ind w:firstLine="0" w:firstLineChars="0"/>
        <w:rPr>
          <w:rFonts w:ascii="黑体"/>
          <w:color w:val="000000" w:themeColor="text1"/>
          <w:sz w:val="20"/>
          <w14:textFill>
            <w14:solidFill>
              <w14:schemeClr w14:val="tx1"/>
            </w14:solidFill>
          </w14:textFill>
        </w:rPr>
      </w:pPr>
      <w:r>
        <w:rPr>
          <w:rFonts w:ascii="黑体"/>
          <w:color w:val="000000" w:themeColor="text1"/>
          <w:sz w:val="20"/>
          <w14:textFill>
            <w14:solidFill>
              <w14:schemeClr w14:val="tx1"/>
            </w14:solidFill>
          </w14:textFill>
        </w:rPr>
        <w:br w:type="page"/>
      </w:r>
    </w:p>
    <w:p w14:paraId="0413B935">
      <w:pPr>
        <w:pStyle w:val="27"/>
        <w:tabs>
          <w:tab w:val="left" w:pos="360"/>
        </w:tabs>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bookmarkStart w:id="469" w:name="_Toc17269"/>
      <w:bookmarkStart w:id="470" w:name="_Toc1057852905"/>
      <w:bookmarkStart w:id="471" w:name="_Toc307"/>
      <w:bookmarkStart w:id="472" w:name="_Toc15635"/>
      <w:bookmarkStart w:id="473" w:name="_Toc962868020"/>
      <w:bookmarkStart w:id="474" w:name="_Toc586"/>
      <w:bookmarkStart w:id="475" w:name="_Toc21771"/>
      <w:bookmarkStart w:id="476" w:name="_Toc13463"/>
      <w:bookmarkStart w:id="477" w:name="_Toc1880"/>
      <w:bookmarkStart w:id="478" w:name="_Toc24920"/>
      <w:bookmarkStart w:id="479" w:name="_Toc974805519"/>
      <w:r>
        <w:rPr>
          <w:rFonts w:hint="eastAsia"/>
          <w:color w:val="000000" w:themeColor="text1"/>
          <w14:textFill>
            <w14:solidFill>
              <w14:schemeClr w14:val="tx1"/>
            </w14:solidFill>
          </w14:textFill>
        </w:rPr>
        <w:t>协议转换单元柔性调节的补充说明</w:t>
      </w:r>
      <w:bookmarkEnd w:id="469"/>
      <w:bookmarkEnd w:id="470"/>
      <w:bookmarkEnd w:id="471"/>
      <w:bookmarkEnd w:id="472"/>
      <w:bookmarkEnd w:id="473"/>
      <w:bookmarkEnd w:id="474"/>
      <w:bookmarkEnd w:id="475"/>
      <w:bookmarkEnd w:id="476"/>
      <w:bookmarkEnd w:id="477"/>
      <w:bookmarkEnd w:id="478"/>
      <w:bookmarkEnd w:id="479"/>
    </w:p>
    <w:p w14:paraId="1C327DBD">
      <w:pPr>
        <w:outlineLvl w:val="1"/>
        <w:rPr>
          <w:color w:val="000000" w:themeColor="text1"/>
          <w14:textFill>
            <w14:solidFill>
              <w14:schemeClr w14:val="tx1"/>
            </w14:solidFill>
          </w14:textFill>
        </w:rPr>
      </w:pPr>
      <w:bookmarkStart w:id="480" w:name="_Toc27024"/>
      <w:bookmarkStart w:id="481" w:name="_Toc5929"/>
      <w:r>
        <w:rPr>
          <w:rFonts w:hint="eastAsia"/>
          <w:color w:val="000000" w:themeColor="text1"/>
          <w14:textFill>
            <w14:solidFill>
              <w14:schemeClr w14:val="tx1"/>
            </w14:solidFill>
          </w14:textFill>
        </w:rPr>
        <w:t>1、关于对章节“4.8.9柔性调节”的补充说明：</w:t>
      </w:r>
      <w:bookmarkEnd w:id="480"/>
      <w:bookmarkEnd w:id="481"/>
    </w:p>
    <w:p w14:paraId="6960D824">
      <w:pPr>
        <w:rPr>
          <w:color w:val="000000" w:themeColor="text1"/>
          <w14:textFill>
            <w14:solidFill>
              <w14:schemeClr w14:val="tx1"/>
            </w14:solidFill>
          </w14:textFill>
        </w:rPr>
      </w:pPr>
      <w:r>
        <w:rPr>
          <w:rFonts w:hint="eastAsia"/>
          <w:color w:val="000000" w:themeColor="text1"/>
          <w14:textFill>
            <w14:solidFill>
              <w14:schemeClr w14:val="tx1"/>
            </w14:solidFill>
          </w14:textFill>
        </w:rPr>
        <w:t>（1）对于比例控，主站或终端下发的是额定有功功率或额定无功功率的百分比。</w:t>
      </w:r>
    </w:p>
    <w:p w14:paraId="55E9C862">
      <w:pPr>
        <w:rPr>
          <w:color w:val="000000" w:themeColor="text1"/>
          <w14:textFill>
            <w14:solidFill>
              <w14:schemeClr w14:val="tx1"/>
            </w14:solidFill>
          </w14:textFill>
        </w:rPr>
      </w:pPr>
      <w:r>
        <w:rPr>
          <w:rFonts w:hint="eastAsia"/>
          <w:color w:val="000000" w:themeColor="text1"/>
          <w14:textFill>
            <w14:solidFill>
              <w14:schemeClr w14:val="tx1"/>
            </w14:solidFill>
          </w14:textFill>
        </w:rPr>
        <w:t>（2）控制逻辑：协议转换单元接收到调节命令（DL/T 645-2007规约）后，立即将命令转换成对应的光伏逆变器命令（Modbus或其他规约）下发给逆变器， 并将逆变器响应的调节结果（成功或失败）转换成上行命令（DL/T 645-2007规约）后回应给主站或终端。控制流程如下图所示：</w:t>
      </w:r>
    </w:p>
    <w:p w14:paraId="44546295">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61185" cy="3383915"/>
            <wp:effectExtent l="0" t="0" r="13335" b="14605"/>
            <wp:docPr id="21" name="图片 21" descr="C:\Users\hlybq\AppData\Local\Temp\企业微信截图_17447185109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hlybq\AppData\Local\Temp\企业微信截图_17447185109793.png"/>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862699" cy="3383915"/>
                    </a:xfrm>
                    <a:prstGeom prst="rect">
                      <a:avLst/>
                    </a:prstGeom>
                    <a:noFill/>
                    <a:ln>
                      <a:noFill/>
                    </a:ln>
                  </pic:spPr>
                </pic:pic>
              </a:graphicData>
            </a:graphic>
          </wp:inline>
        </w:drawing>
      </w:r>
    </w:p>
    <w:p w14:paraId="46010F33">
      <w:pPr>
        <w:pStyle w:val="7"/>
        <w:rPr>
          <w:color w:val="000000" w:themeColor="text1"/>
          <w14:textFill>
            <w14:solidFill>
              <w14:schemeClr w14:val="tx1"/>
            </w14:solidFill>
          </w14:textFill>
        </w:rPr>
      </w:pPr>
      <w:r>
        <w:rPr>
          <w:rFonts w:hint="eastAsia"/>
          <w:color w:val="000000" w:themeColor="text1"/>
          <w14:textFill>
            <w14:solidFill>
              <w14:schemeClr w14:val="tx1"/>
            </w14:solidFill>
          </w14:textFill>
        </w:rPr>
        <w:t>图 F.1 协议转换单元</w:t>
      </w:r>
      <w:r>
        <w:rPr>
          <w:color w:val="000000" w:themeColor="text1"/>
          <w14:textFill>
            <w14:solidFill>
              <w14:schemeClr w14:val="tx1"/>
            </w14:solidFill>
          </w14:textFill>
        </w:rPr>
        <w:t>柔性调节</w:t>
      </w:r>
      <w:r>
        <w:rPr>
          <w:rFonts w:hint="eastAsia"/>
          <w:color w:val="000000" w:themeColor="text1"/>
          <w14:textFill>
            <w14:solidFill>
              <w14:schemeClr w14:val="tx1"/>
            </w14:solidFill>
          </w14:textFill>
        </w:rPr>
        <w:t>流程图</w:t>
      </w:r>
    </w:p>
    <w:p w14:paraId="2912EB96">
      <w:pPr>
        <w:rPr>
          <w:color w:val="000000" w:themeColor="text1"/>
          <w14:textFill>
            <w14:solidFill>
              <w14:schemeClr w14:val="tx1"/>
            </w14:solidFill>
          </w14:textFill>
        </w:rPr>
      </w:pPr>
      <w:r>
        <w:rPr>
          <w:rFonts w:hint="eastAsia"/>
          <w:color w:val="000000" w:themeColor="text1"/>
          <w14:textFill>
            <w14:solidFill>
              <w14:schemeClr w14:val="tx1"/>
            </w14:solidFill>
          </w14:textFill>
        </w:rPr>
        <w:t>（3）延时判断：从协议转换单元接收到上级调节命令后，应在5秒内发出回应数据帧。</w:t>
      </w:r>
    </w:p>
    <w:p w14:paraId="10AAF4CB">
      <w:pPr>
        <w:rPr>
          <w:color w:val="000000" w:themeColor="text1"/>
          <w14:textFill>
            <w14:solidFill>
              <w14:schemeClr w14:val="tx1"/>
            </w14:solidFill>
          </w14:textFill>
        </w:rPr>
      </w:pPr>
      <w:r>
        <w:rPr>
          <w:rFonts w:hint="eastAsia"/>
          <w:color w:val="000000" w:themeColor="text1"/>
          <w14:textFill>
            <w14:solidFill>
              <w14:schemeClr w14:val="tx1"/>
            </w14:solidFill>
          </w14:textFill>
        </w:rPr>
        <w:t>注：上级系统（如台区终端）应根据通讯信道的类型确定回应上级系统的延时时间，采用RS-485通信时延时时间不超过6秒，采用载波通信时延时时间不超过60秒。</w:t>
      </w:r>
    </w:p>
    <w:p w14:paraId="0B143DC3">
      <w:pPr>
        <w:outlineLvl w:val="1"/>
        <w:rPr>
          <w:color w:val="000000" w:themeColor="text1"/>
          <w14:textFill>
            <w14:solidFill>
              <w14:schemeClr w14:val="tx1"/>
            </w14:solidFill>
          </w14:textFill>
        </w:rPr>
      </w:pPr>
      <w:bookmarkStart w:id="482" w:name="_Toc31698"/>
      <w:bookmarkStart w:id="483" w:name="_Toc32602"/>
      <w:r>
        <w:rPr>
          <w:rFonts w:hint="eastAsia"/>
          <w:color w:val="000000" w:themeColor="text1"/>
          <w14:textFill>
            <w14:solidFill>
              <w14:schemeClr w14:val="tx1"/>
            </w14:solidFill>
          </w14:textFill>
        </w:rPr>
        <w:t>2、关于协议转换单元实时监测数据的采集频率说明：</w:t>
      </w:r>
      <w:bookmarkEnd w:id="482"/>
      <w:bookmarkEnd w:id="483"/>
    </w:p>
    <w:p w14:paraId="193BB50C">
      <w:pPr>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协议转换单元应实时监测逆变器电压、电流、功率、功率因数数据，数据分辨率不超过30秒。</w:t>
      </w:r>
    </w:p>
    <w:p w14:paraId="4BC3434C">
      <w:pPr>
        <w:outlineLvl w:val="1"/>
        <w:rPr>
          <w:color w:val="000000" w:themeColor="text1"/>
          <w14:textFill>
            <w14:solidFill>
              <w14:schemeClr w14:val="tx1"/>
            </w14:solidFill>
          </w14:textFill>
        </w:rPr>
      </w:pPr>
      <w:bookmarkStart w:id="484" w:name="_Toc32058"/>
      <w:bookmarkStart w:id="485" w:name="_Toc17303"/>
      <w:r>
        <w:rPr>
          <w:rFonts w:hint="eastAsia"/>
          <w:color w:val="000000" w:themeColor="text1"/>
          <w14:textFill>
            <w14:solidFill>
              <w14:schemeClr w14:val="tx1"/>
            </w14:solidFill>
          </w14:textFill>
        </w:rPr>
        <w:t>3、关于“4.8.8协议自适应识别”的补充说明：</w:t>
      </w:r>
      <w:bookmarkEnd w:id="484"/>
      <w:bookmarkEnd w:id="485"/>
    </w:p>
    <w:p w14:paraId="6105B646">
      <w:pPr>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协议转换单元在重启或者没有下挂在线逆变器时，应能自动识别到逆变器。清除档案后，应能重新自动识别逆变器。</w:t>
      </w:r>
    </w:p>
    <w:p w14:paraId="0E87417A">
      <w:pPr>
        <w:ind w:firstLine="0" w:firstLineChars="0"/>
        <w:jc w:val="center"/>
        <w:rPr>
          <w:rFonts w:ascii="黑体" w:hAnsi="黑体" w:eastAsia="黑体" w:cs="黑体"/>
          <w:bCs/>
          <w:kern w:val="44"/>
          <w:szCs w:val="21"/>
          <w:shd w:val="clear" w:color="auto" w:fill="FFFFFF"/>
        </w:rPr>
      </w:pPr>
      <w:r>
        <w:drawing>
          <wp:inline distT="0" distB="0" distL="114300" distR="114300">
            <wp:extent cx="5273040" cy="5911215"/>
            <wp:effectExtent l="0" t="0" r="0"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3"/>
                    <a:stretch>
                      <a:fillRect/>
                    </a:stretch>
                  </pic:blipFill>
                  <pic:spPr>
                    <a:xfrm>
                      <a:off x="0" y="0"/>
                      <a:ext cx="5273040" cy="5911215"/>
                    </a:xfrm>
                    <a:prstGeom prst="rect">
                      <a:avLst/>
                    </a:prstGeom>
                    <a:noFill/>
                    <a:ln>
                      <a:noFill/>
                    </a:ln>
                  </pic:spPr>
                </pic:pic>
              </a:graphicData>
            </a:graphic>
          </wp:inline>
        </w:drawing>
      </w:r>
    </w:p>
    <w:p w14:paraId="18B8B2C0">
      <w:pPr>
        <w:pStyle w:val="9"/>
        <w:ind w:firstLine="0" w:firstLineChars="0"/>
        <w:jc w:val="center"/>
      </w:pPr>
      <w:r>
        <w:rPr>
          <w:rFonts w:hint="eastAsia" w:ascii="黑体" w:hAnsi="黑体" w:eastAsia="黑体" w:cs="黑体"/>
          <w:bCs/>
          <w:kern w:val="44"/>
          <w:szCs w:val="21"/>
          <w:shd w:val="clear" w:color="auto" w:fill="FFFFFF"/>
        </w:rPr>
        <w:t>图F.2 调控指令交互流程图</w:t>
      </w:r>
    </w:p>
    <w:p w14:paraId="506104C0">
      <w:pPr>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协议转换单元接收到主站下发的调控命令后，将调控命令解析后按照调控命令中的调控值对逆变器进行点对点控制，如上图所示。</w:t>
      </w:r>
    </w:p>
    <w:p w14:paraId="4A2A940D">
      <w:pPr>
        <w:rPr>
          <w:color w:val="000000" w:themeColor="text1"/>
          <w14:textFill>
            <w14:solidFill>
              <w14:schemeClr w14:val="tx1"/>
            </w14:solidFill>
          </w14:textFill>
        </w:rPr>
      </w:pPr>
      <w:r>
        <w:rPr>
          <w:rFonts w:hint="eastAsia"/>
          <w:color w:val="000000" w:themeColor="text1"/>
          <w14:textFill>
            <w14:solidFill>
              <w14:schemeClr w14:val="tx1"/>
            </w14:solidFill>
          </w14:textFill>
        </w:rPr>
        <w:t>针对无线接口转换器具备协议转换功能的情况，可将DL/T645协议转逆变器协议的过程放在无线接口转换器上，协议转换单元仅作指令的透传转发。</w:t>
      </w:r>
    </w:p>
    <w:p w14:paraId="1CDE057A">
      <w:pPr>
        <w:rPr>
          <w:color w:val="000000" w:themeColor="text1"/>
          <w14:textFill>
            <w14:solidFill>
              <w14:schemeClr w14:val="tx1"/>
            </w14:solidFill>
          </w14:textFill>
        </w:rPr>
        <w:sectPr>
          <w:footerReference r:id="rId15" w:type="default"/>
          <w:pgSz w:w="11906" w:h="16838"/>
          <w:pgMar w:top="1440" w:right="1800" w:bottom="1440" w:left="1800" w:header="851" w:footer="992" w:gutter="0"/>
          <w:cols w:space="720" w:num="1"/>
          <w:docGrid w:type="lines" w:linePitch="312" w:charSpace="0"/>
        </w:sectPr>
      </w:pPr>
    </w:p>
    <w:p w14:paraId="40C79DC6">
      <w:pPr>
        <w:pStyle w:val="27"/>
        <w:tabs>
          <w:tab w:val="left" w:pos="360"/>
        </w:tabs>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bookmarkStart w:id="486" w:name="_Toc1872590442"/>
      <w:bookmarkStart w:id="487" w:name="_Toc23309"/>
      <w:bookmarkStart w:id="488" w:name="_Toc1271486492"/>
      <w:bookmarkStart w:id="489" w:name="_Toc6998"/>
      <w:bookmarkStart w:id="490" w:name="_Toc29752"/>
      <w:bookmarkStart w:id="491" w:name="_Toc30018"/>
      <w:bookmarkStart w:id="492" w:name="_Toc16072"/>
      <w:bookmarkStart w:id="493" w:name="_Toc31797"/>
      <w:bookmarkStart w:id="494" w:name="_Toc31670"/>
      <w:bookmarkStart w:id="495" w:name="_Toc10469"/>
      <w:bookmarkStart w:id="496" w:name="_Toc13243308"/>
      <w:r>
        <w:rPr>
          <w:rFonts w:hint="eastAsia"/>
          <w:color w:val="000000" w:themeColor="text1"/>
          <w14:textFill>
            <w14:solidFill>
              <w14:schemeClr w14:val="tx1"/>
            </w14:solidFill>
          </w14:textFill>
        </w:rPr>
        <w:t>协议转换单</w:t>
      </w:r>
      <w:bookmarkStart w:id="505" w:name="_GoBack"/>
      <w:bookmarkEnd w:id="505"/>
      <w:r>
        <w:rPr>
          <w:rFonts w:hint="eastAsia"/>
          <w:color w:val="000000" w:themeColor="text1"/>
          <w14:textFill>
            <w14:solidFill>
              <w14:schemeClr w14:val="tx1"/>
            </w14:solidFill>
          </w14:textFill>
        </w:rPr>
        <w:t>元</w:t>
      </w:r>
      <w:r>
        <w:rPr>
          <w:color w:val="000000" w:themeColor="text1"/>
          <w14:textFill>
            <w14:solidFill>
              <w14:schemeClr w14:val="tx1"/>
            </w14:solidFill>
          </w14:textFill>
        </w:rPr>
        <w:t>应兼容通信协议</w:t>
      </w:r>
      <w:bookmarkEnd w:id="486"/>
      <w:bookmarkEnd w:id="487"/>
      <w:bookmarkEnd w:id="488"/>
      <w:bookmarkEnd w:id="489"/>
      <w:bookmarkEnd w:id="490"/>
      <w:bookmarkEnd w:id="491"/>
      <w:bookmarkEnd w:id="492"/>
      <w:bookmarkEnd w:id="493"/>
      <w:bookmarkEnd w:id="494"/>
      <w:bookmarkEnd w:id="495"/>
      <w:bookmarkEnd w:id="496"/>
    </w:p>
    <w:tbl>
      <w:tblPr>
        <w:tblStyle w:val="19"/>
        <w:tblW w:w="4310" w:type="pct"/>
        <w:jc w:val="center"/>
        <w:tblLayout w:type="fixed"/>
        <w:tblCellMar>
          <w:top w:w="0" w:type="dxa"/>
          <w:left w:w="108" w:type="dxa"/>
          <w:bottom w:w="0" w:type="dxa"/>
          <w:right w:w="108" w:type="dxa"/>
        </w:tblCellMar>
        <w:tblPrChange w:id="62" w:author="GaaihoengNg" w:date="2026-09-23T16:05:04Z">
          <w:tblPr>
            <w:tblStyle w:val="19"/>
            <w:tblW w:w="3537" w:type="pct"/>
            <w:jc w:val="center"/>
            <w:tblLayout w:type="fixed"/>
            <w:tblCellMar>
              <w:top w:w="0" w:type="dxa"/>
              <w:left w:w="108" w:type="dxa"/>
              <w:bottom w:w="0" w:type="dxa"/>
              <w:right w:w="108" w:type="dxa"/>
            </w:tblCellMar>
          </w:tblPr>
        </w:tblPrChange>
      </w:tblPr>
      <w:tblGrid>
        <w:gridCol w:w="730"/>
        <w:gridCol w:w="4306"/>
        <w:gridCol w:w="2124"/>
        <w:tblGridChange w:id="63">
          <w:tblGrid>
            <w:gridCol w:w="639"/>
            <w:gridCol w:w="3742"/>
            <w:gridCol w:w="1495"/>
          </w:tblGrid>
        </w:tblGridChange>
      </w:tblGrid>
      <w:tr w14:paraId="6050B46C">
        <w:tblPrEx>
          <w:tblCellMar>
            <w:top w:w="0" w:type="dxa"/>
            <w:left w:w="108" w:type="dxa"/>
            <w:bottom w:w="0" w:type="dxa"/>
            <w:right w:w="108" w:type="dxa"/>
          </w:tblCellMar>
          <w:tblPrExChange w:id="64" w:author="GaaihoengNg" w:date="2026-09-23T16:05:04Z">
            <w:tblPrEx>
              <w:tblCellMar>
                <w:top w:w="0" w:type="dxa"/>
                <w:left w:w="108" w:type="dxa"/>
                <w:bottom w:w="0" w:type="dxa"/>
                <w:right w:w="108" w:type="dxa"/>
              </w:tblCellMar>
            </w:tblPrEx>
          </w:tblPrExChange>
        </w:tblPrEx>
        <w:trPr>
          <w:trHeight w:val="454" w:hRule="atLeast"/>
          <w:tblHeader/>
          <w:jc w:val="center"/>
          <w:trPrChange w:id="64"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65"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71FA3007">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序号</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66"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0A5A5CD9">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协议转换单元通信协议</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67"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67DF22F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设备制造商</w:t>
            </w:r>
          </w:p>
        </w:tc>
      </w:tr>
      <w:tr w14:paraId="05680E33">
        <w:tblPrEx>
          <w:tblCellMar>
            <w:top w:w="0" w:type="dxa"/>
            <w:left w:w="108" w:type="dxa"/>
            <w:bottom w:w="0" w:type="dxa"/>
            <w:right w:w="108" w:type="dxa"/>
          </w:tblCellMar>
          <w:tblPrExChange w:id="68" w:author="GaaihoengNg" w:date="2026-09-23T16:05:04Z">
            <w:tblPrEx>
              <w:tblCellMar>
                <w:top w:w="0" w:type="dxa"/>
                <w:left w:w="108" w:type="dxa"/>
                <w:bottom w:w="0" w:type="dxa"/>
                <w:right w:w="108" w:type="dxa"/>
              </w:tblCellMar>
            </w:tblPrEx>
          </w:tblPrExChange>
        </w:tblPrEx>
        <w:trPr>
          <w:trHeight w:val="454" w:hRule="atLeast"/>
          <w:tblHeader/>
          <w:jc w:val="center"/>
          <w:trPrChange w:id="68"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69"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73824036">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70"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0DAF0842">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本地数据交换协议</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71"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4F5973A0">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w:t>
            </w:r>
          </w:p>
        </w:tc>
      </w:tr>
      <w:tr w14:paraId="4EE6E81B">
        <w:tblPrEx>
          <w:tblCellMar>
            <w:top w:w="0" w:type="dxa"/>
            <w:left w:w="108" w:type="dxa"/>
            <w:bottom w:w="0" w:type="dxa"/>
            <w:right w:w="108" w:type="dxa"/>
          </w:tblCellMar>
          <w:tblPrExChange w:id="72" w:author="GaaihoengNg" w:date="2026-09-23T16:05:04Z">
            <w:tblPrEx>
              <w:tblCellMar>
                <w:top w:w="0" w:type="dxa"/>
                <w:left w:w="108" w:type="dxa"/>
                <w:bottom w:w="0" w:type="dxa"/>
                <w:right w:w="108" w:type="dxa"/>
              </w:tblCellMar>
            </w:tblPrEx>
          </w:tblPrExChange>
        </w:tblPrEx>
        <w:trPr>
          <w:trHeight w:val="454" w:hRule="atLeast"/>
          <w:tblHeader/>
          <w:jc w:val="center"/>
          <w:trPrChange w:id="72" w:author="GaaihoengNg" w:date="2026-09-23T16:05:04Z">
            <w:trPr>
              <w:trHeight w:val="454" w:hRule="atLeast"/>
              <w:tblHeader/>
              <w:jc w:val="center"/>
            </w:trPr>
          </w:trPrChange>
        </w:trPr>
        <w:tc>
          <w:tcPr>
            <w:tcW w:w="509" w:type="pct"/>
            <w:tcBorders>
              <w:top w:val="single" w:color="000000" w:sz="4" w:space="0"/>
              <w:left w:val="single" w:color="000000" w:sz="4" w:space="0"/>
              <w:bottom w:val="nil"/>
              <w:right w:val="single" w:color="000000" w:sz="4" w:space="0"/>
            </w:tcBorders>
            <w:noWrap/>
            <w:vAlign w:val="center"/>
            <w:tcPrChange w:id="73" w:author="GaaihoengNg" w:date="2026-09-23T16:05:04Z">
              <w:tcPr>
                <w:tcW w:w="543" w:type="pct"/>
                <w:tcBorders>
                  <w:top w:val="single" w:color="000000" w:sz="4" w:space="0"/>
                  <w:left w:val="single" w:color="000000" w:sz="4" w:space="0"/>
                  <w:bottom w:val="nil"/>
                  <w:right w:val="single" w:color="000000" w:sz="4" w:space="0"/>
                </w:tcBorders>
                <w:noWrap/>
                <w:vAlign w:val="center"/>
              </w:tcPr>
            </w:tcPrChange>
          </w:tcPr>
          <w:p w14:paraId="22AB8164">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74"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B06EB3E">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逆变器</w:t>
            </w:r>
            <w:r>
              <w:rPr>
                <w:rFonts w:ascii="宋体" w:hAnsi="宋体" w:cs="宋体"/>
                <w:color w:val="000000" w:themeColor="text1"/>
                <w:szCs w:val="21"/>
                <w14:textFill>
                  <w14:solidFill>
                    <w14:schemeClr w14:val="tx1"/>
                  </w14:solidFill>
                </w14:textFill>
              </w:rPr>
              <w:t xml:space="preserve"> Modbus </w:t>
            </w:r>
            <w:r>
              <w:rPr>
                <w:rFonts w:hint="eastAsia" w:ascii="宋体" w:hAnsi="宋体" w:cs="宋体"/>
                <w:color w:val="000000" w:themeColor="text1"/>
                <w:szCs w:val="21"/>
                <w14:textFill>
                  <w14:solidFill>
                    <w14:schemeClr w14:val="tx1"/>
                  </w14:solidFill>
                </w14:textFill>
              </w:rPr>
              <w:t>接口定义描述</w:t>
            </w:r>
            <w:r>
              <w:rPr>
                <w:rFonts w:ascii="宋体" w:hAnsi="宋体" w:cs="宋体"/>
                <w:color w:val="000000" w:themeColor="text1"/>
                <w:szCs w:val="21"/>
                <w14:textFill>
                  <w14:solidFill>
                    <w14:schemeClr w14:val="tx1"/>
                  </w14:solidFill>
                </w14:textFill>
              </w:rPr>
              <w:t>03</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75"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465F4115">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华为技术有限公司</w:t>
            </w:r>
          </w:p>
        </w:tc>
      </w:tr>
      <w:tr w14:paraId="4331C367">
        <w:tblPrEx>
          <w:tblCellMar>
            <w:top w:w="0" w:type="dxa"/>
            <w:left w:w="108" w:type="dxa"/>
            <w:bottom w:w="0" w:type="dxa"/>
            <w:right w:w="108" w:type="dxa"/>
          </w:tblCellMar>
          <w:tblPrExChange w:id="76" w:author="GaaihoengNg" w:date="2026-09-23T16:05:04Z">
            <w:tblPrEx>
              <w:tblCellMar>
                <w:top w:w="0" w:type="dxa"/>
                <w:left w:w="108" w:type="dxa"/>
                <w:bottom w:w="0" w:type="dxa"/>
                <w:right w:w="108" w:type="dxa"/>
              </w:tblCellMar>
            </w:tblPrEx>
          </w:tblPrExChange>
        </w:tblPrEx>
        <w:trPr>
          <w:trHeight w:val="454" w:hRule="atLeast"/>
          <w:tblHeader/>
          <w:jc w:val="center"/>
          <w:trPrChange w:id="76" w:author="GaaihoengNg" w:date="2026-09-23T16:05:04Z">
            <w:trPr>
              <w:trHeight w:val="454" w:hRule="atLeast"/>
              <w:tblHeader/>
              <w:jc w:val="center"/>
            </w:trPr>
          </w:trPrChange>
        </w:trPr>
        <w:tc>
          <w:tcPr>
            <w:tcW w:w="509" w:type="pct"/>
            <w:tcBorders>
              <w:top w:val="single" w:color="000000" w:sz="4" w:space="0"/>
              <w:left w:val="single" w:color="000000" w:sz="4" w:space="0"/>
              <w:bottom w:val="nil"/>
              <w:right w:val="single" w:color="000000" w:sz="4" w:space="0"/>
            </w:tcBorders>
            <w:noWrap/>
            <w:vAlign w:val="center"/>
            <w:tcPrChange w:id="77" w:author="GaaihoengNg" w:date="2026-09-23T16:05:04Z">
              <w:tcPr>
                <w:tcW w:w="543" w:type="pct"/>
                <w:tcBorders>
                  <w:top w:val="single" w:color="000000" w:sz="4" w:space="0"/>
                  <w:left w:val="single" w:color="000000" w:sz="4" w:space="0"/>
                  <w:bottom w:val="nil"/>
                  <w:right w:val="single" w:color="000000" w:sz="4" w:space="0"/>
                </w:tcBorders>
                <w:noWrap/>
                <w:vAlign w:val="center"/>
              </w:tcPr>
            </w:tcPrChange>
          </w:tcPr>
          <w:p w14:paraId="5CA83AF6">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3</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78"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D19B0EE">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SUN2000 </w:t>
            </w:r>
          </w:p>
          <w:p w14:paraId="6A691CDB">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V200R002</w:t>
            </w:r>
          </w:p>
          <w:p w14:paraId="1953AB8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MODBUS </w:t>
            </w:r>
            <w:r>
              <w:rPr>
                <w:rFonts w:hint="eastAsia" w:ascii="宋体" w:hAnsi="宋体" w:cs="宋体"/>
                <w:color w:val="000000" w:themeColor="text1"/>
                <w:szCs w:val="21"/>
                <w14:textFill>
                  <w14:solidFill>
                    <w14:schemeClr w14:val="tx1"/>
                  </w14:solidFill>
                </w14:textFill>
              </w:rPr>
              <w:t>接口定义描述</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79"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285358B4">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华为技术有限公司</w:t>
            </w:r>
          </w:p>
        </w:tc>
      </w:tr>
      <w:tr w14:paraId="1B6BB0EC">
        <w:tblPrEx>
          <w:tblCellMar>
            <w:top w:w="0" w:type="dxa"/>
            <w:left w:w="108" w:type="dxa"/>
            <w:bottom w:w="0" w:type="dxa"/>
            <w:right w:w="108" w:type="dxa"/>
          </w:tblCellMar>
          <w:tblPrExChange w:id="80" w:author="GaaihoengNg" w:date="2026-09-23T16:05:04Z">
            <w:tblPrEx>
              <w:tblCellMar>
                <w:top w:w="0" w:type="dxa"/>
                <w:left w:w="108" w:type="dxa"/>
                <w:bottom w:w="0" w:type="dxa"/>
                <w:right w:w="108" w:type="dxa"/>
              </w:tblCellMar>
            </w:tblPrEx>
          </w:tblPrExChange>
        </w:tblPrEx>
        <w:trPr>
          <w:trHeight w:val="454" w:hRule="atLeast"/>
          <w:tblHeader/>
          <w:jc w:val="center"/>
          <w:trPrChange w:id="80" w:author="GaaihoengNg" w:date="2026-09-23T16:05:04Z">
            <w:trPr>
              <w:trHeight w:val="454" w:hRule="atLeast"/>
              <w:tblHeader/>
              <w:jc w:val="center"/>
            </w:trPr>
          </w:trPrChange>
        </w:trPr>
        <w:tc>
          <w:tcPr>
            <w:tcW w:w="509" w:type="pct"/>
            <w:tcBorders>
              <w:top w:val="single" w:color="000000" w:sz="4" w:space="0"/>
              <w:left w:val="single" w:color="000000" w:sz="4" w:space="0"/>
              <w:bottom w:val="nil"/>
              <w:right w:val="single" w:color="000000" w:sz="4" w:space="0"/>
            </w:tcBorders>
            <w:noWrap/>
            <w:vAlign w:val="center"/>
            <w:tcPrChange w:id="81" w:author="GaaihoengNg" w:date="2026-09-23T16:05:04Z">
              <w:tcPr>
                <w:tcW w:w="543" w:type="pct"/>
                <w:tcBorders>
                  <w:top w:val="single" w:color="000000" w:sz="4" w:space="0"/>
                  <w:left w:val="single" w:color="000000" w:sz="4" w:space="0"/>
                  <w:bottom w:val="nil"/>
                  <w:right w:val="single" w:color="000000" w:sz="4" w:space="0"/>
                </w:tcBorders>
                <w:noWrap/>
                <w:vAlign w:val="center"/>
              </w:tcPr>
            </w:tcPrChange>
          </w:tcPr>
          <w:p w14:paraId="46795208">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4</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82"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8A23F67">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SUN2000 8</w:t>
            </w:r>
            <w:r>
              <w:rPr>
                <w:rFonts w:hint="eastAsia" w:ascii="宋体" w:hAnsi="宋体" w:cs="宋体"/>
                <w:color w:val="000000" w:themeColor="text1"/>
                <w:szCs w:val="21"/>
                <w14:textFill>
                  <w14:solidFill>
                    <w14:schemeClr w14:val="tx1"/>
                  </w14:solidFill>
                </w14:textFill>
              </w:rPr>
              <w:t>－</w:t>
            </w:r>
            <w:r>
              <w:rPr>
                <w:rFonts w:ascii="宋体" w:hAnsi="宋体" w:cs="宋体"/>
                <w:color w:val="000000" w:themeColor="text1"/>
                <w:szCs w:val="21"/>
                <w14:textFill>
                  <w14:solidFill>
                    <w14:schemeClr w14:val="tx1"/>
                  </w14:solidFill>
                </w14:textFill>
              </w:rPr>
              <w:t xml:space="preserve">20KTLMODBUS </w:t>
            </w:r>
            <w:r>
              <w:rPr>
                <w:rFonts w:hint="eastAsia" w:ascii="宋体" w:hAnsi="宋体" w:cs="宋体"/>
                <w:color w:val="000000" w:themeColor="text1"/>
                <w:szCs w:val="21"/>
                <w14:textFill>
                  <w14:solidFill>
                    <w14:schemeClr w14:val="tx1"/>
                  </w14:solidFill>
                </w14:textFill>
              </w:rPr>
              <w:t>接口</w:t>
            </w:r>
          </w:p>
          <w:p w14:paraId="2B56A219">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定义描述</w:t>
            </w:r>
            <w:r>
              <w:rPr>
                <w:rFonts w:ascii="宋体" w:hAnsi="宋体" w:cs="宋体"/>
                <w:color w:val="000000" w:themeColor="text1"/>
                <w:szCs w:val="21"/>
                <w14:textFill>
                  <w14:solidFill>
                    <w14:schemeClr w14:val="tx1"/>
                  </w14:solidFill>
                </w14:textFill>
              </w:rPr>
              <w:t>v1.1</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83"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6583B18E">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华为技术有限公司</w:t>
            </w:r>
          </w:p>
        </w:tc>
      </w:tr>
      <w:tr w14:paraId="06B04FD8">
        <w:tblPrEx>
          <w:tblCellMar>
            <w:top w:w="0" w:type="dxa"/>
            <w:left w:w="108" w:type="dxa"/>
            <w:bottom w:w="0" w:type="dxa"/>
            <w:right w:w="108" w:type="dxa"/>
          </w:tblCellMar>
          <w:tblPrExChange w:id="84" w:author="GaaihoengNg" w:date="2026-09-23T16:05:04Z">
            <w:tblPrEx>
              <w:tblCellMar>
                <w:top w:w="0" w:type="dxa"/>
                <w:left w:w="108" w:type="dxa"/>
                <w:bottom w:w="0" w:type="dxa"/>
                <w:right w:w="108" w:type="dxa"/>
              </w:tblCellMar>
            </w:tblPrEx>
          </w:tblPrExChange>
        </w:tblPrEx>
        <w:trPr>
          <w:trHeight w:val="454" w:hRule="atLeast"/>
          <w:tblHeader/>
          <w:jc w:val="center"/>
          <w:trPrChange w:id="84"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85"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5D756B4E">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5</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86"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2E15DF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中功率光伏并网逆变器通信协议</w:t>
            </w:r>
          </w:p>
          <w:p w14:paraId="4469C1A4">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V1.1.47</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87"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1AB647F6">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阳光电源股份有限</w:t>
            </w:r>
          </w:p>
          <w:p w14:paraId="2EE2E1D2">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公司</w:t>
            </w:r>
          </w:p>
        </w:tc>
      </w:tr>
      <w:tr w14:paraId="43233460">
        <w:tblPrEx>
          <w:tblCellMar>
            <w:top w:w="0" w:type="dxa"/>
            <w:left w:w="108" w:type="dxa"/>
            <w:bottom w:w="0" w:type="dxa"/>
            <w:right w:w="108" w:type="dxa"/>
          </w:tblCellMar>
          <w:tblPrExChange w:id="88" w:author="GaaihoengNg" w:date="2026-09-23T16:05:04Z">
            <w:tblPrEx>
              <w:tblCellMar>
                <w:top w:w="0" w:type="dxa"/>
                <w:left w:w="108" w:type="dxa"/>
                <w:bottom w:w="0" w:type="dxa"/>
                <w:right w:w="108" w:type="dxa"/>
              </w:tblCellMar>
            </w:tblPrEx>
          </w:tblPrExChange>
        </w:tblPrEx>
        <w:trPr>
          <w:trHeight w:val="454" w:hRule="atLeast"/>
          <w:tblHeader/>
          <w:jc w:val="center"/>
          <w:trPrChange w:id="88"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89"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4EADFFF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6</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90"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0B4545AC">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光伏逆变器</w:t>
            </w:r>
            <w:r>
              <w:rPr>
                <w:rFonts w:ascii="宋体" w:hAnsi="宋体" w:cs="宋体"/>
                <w:color w:val="000000" w:themeColor="text1"/>
                <w:szCs w:val="21"/>
                <w14:textFill>
                  <w14:solidFill>
                    <w14:schemeClr w14:val="tx1"/>
                  </w14:solidFill>
                </w14:textFill>
              </w:rPr>
              <w:t xml:space="preserve">Modbus RS485 </w:t>
            </w:r>
            <w:r>
              <w:rPr>
                <w:rFonts w:hint="eastAsia" w:ascii="宋体" w:hAnsi="宋体" w:cs="宋体"/>
                <w:color w:val="000000" w:themeColor="text1"/>
                <w:szCs w:val="21"/>
                <w14:textFill>
                  <w14:solidFill>
                    <w14:schemeClr w14:val="tx1"/>
                  </w14:solidFill>
                </w14:textFill>
              </w:rPr>
              <w:t>协议</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91"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176D4F18">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古瑞瓦特新能源股份有限公司</w:t>
            </w:r>
          </w:p>
        </w:tc>
      </w:tr>
      <w:tr w14:paraId="683CC346">
        <w:tblPrEx>
          <w:tblCellMar>
            <w:top w:w="0" w:type="dxa"/>
            <w:left w:w="108" w:type="dxa"/>
            <w:bottom w:w="0" w:type="dxa"/>
            <w:right w:w="108" w:type="dxa"/>
          </w:tblCellMar>
          <w:tblPrExChange w:id="92" w:author="GaaihoengNg" w:date="2026-09-23T16:05:04Z">
            <w:tblPrEx>
              <w:tblCellMar>
                <w:top w:w="0" w:type="dxa"/>
                <w:left w:w="108" w:type="dxa"/>
                <w:bottom w:w="0" w:type="dxa"/>
                <w:right w:w="108" w:type="dxa"/>
              </w:tblCellMar>
            </w:tblPrEx>
          </w:tblPrExChange>
        </w:tblPrEx>
        <w:trPr>
          <w:trHeight w:val="454" w:hRule="atLeast"/>
          <w:tblHeader/>
          <w:jc w:val="center"/>
          <w:trPrChange w:id="92"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93"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4FE4CCD9">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7</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94"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DA2A8D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古瑞瓦特逆变器外部通信协议</w:t>
            </w:r>
            <w:r>
              <w:rPr>
                <w:rFonts w:ascii="宋体" w:hAnsi="宋体" w:cs="宋体"/>
                <w:color w:val="000000" w:themeColor="text1"/>
                <w:szCs w:val="21"/>
                <w14:textFill>
                  <w14:solidFill>
                    <w14:schemeClr w14:val="tx1"/>
                  </w14:solidFill>
                </w14:textFill>
              </w:rPr>
              <w:t xml:space="preserve"> V1.20</w:t>
            </w:r>
          </w:p>
          <w:p w14:paraId="72E153A3">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文件编号：</w:t>
            </w:r>
            <w:r>
              <w:rPr>
                <w:rFonts w:ascii="宋体" w:hAnsi="宋体" w:cs="宋体"/>
                <w:color w:val="000000" w:themeColor="text1"/>
                <w:szCs w:val="21"/>
                <w14:textFill>
                  <w14:solidFill>
                    <w14:schemeClr w14:val="tx1"/>
                  </w14:solidFill>
                </w14:textFill>
              </w:rPr>
              <w:t>TH-275-00</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95"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3C02E01C">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古瑞瓦特新能源股份有限公司</w:t>
            </w:r>
          </w:p>
        </w:tc>
      </w:tr>
      <w:tr w14:paraId="30141B50">
        <w:tblPrEx>
          <w:tblCellMar>
            <w:top w:w="0" w:type="dxa"/>
            <w:left w:w="108" w:type="dxa"/>
            <w:bottom w:w="0" w:type="dxa"/>
            <w:right w:w="108" w:type="dxa"/>
          </w:tblCellMar>
          <w:tblPrExChange w:id="96" w:author="GaaihoengNg" w:date="2026-09-23T16:05:04Z">
            <w:tblPrEx>
              <w:tblCellMar>
                <w:top w:w="0" w:type="dxa"/>
                <w:left w:w="108" w:type="dxa"/>
                <w:bottom w:w="0" w:type="dxa"/>
                <w:right w:w="108" w:type="dxa"/>
              </w:tblCellMar>
            </w:tblPrEx>
          </w:tblPrExChange>
        </w:tblPrEx>
        <w:trPr>
          <w:trHeight w:val="454" w:hRule="atLeast"/>
          <w:tblHeader/>
          <w:jc w:val="center"/>
          <w:trPrChange w:id="96"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97"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34F0538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8</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98"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03AC9A8D">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固德威逆变器</w:t>
            </w:r>
            <w:r>
              <w:rPr>
                <w:rFonts w:ascii="宋体" w:hAnsi="宋体" w:cs="宋体"/>
                <w:color w:val="000000" w:themeColor="text1"/>
                <w:szCs w:val="21"/>
                <w14:textFill>
                  <w14:solidFill>
                    <w14:schemeClr w14:val="tx1"/>
                  </w14:solidFill>
                </w14:textFill>
              </w:rPr>
              <w:t xml:space="preserve"> MODBUS </w:t>
            </w:r>
            <w:r>
              <w:rPr>
                <w:rFonts w:hint="eastAsia" w:ascii="宋体" w:hAnsi="宋体" w:cs="宋体"/>
                <w:color w:val="000000" w:themeColor="text1"/>
                <w:szCs w:val="21"/>
                <w14:textFill>
                  <w14:solidFill>
                    <w14:schemeClr w14:val="tx1"/>
                  </w14:solidFill>
                </w14:textFill>
              </w:rPr>
              <w:t>通信规约</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99"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6765F408">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固德威技术股份</w:t>
            </w:r>
          </w:p>
          <w:p w14:paraId="5D53D7B7">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198ADEAB">
        <w:tblPrEx>
          <w:tblCellMar>
            <w:top w:w="0" w:type="dxa"/>
            <w:left w:w="108" w:type="dxa"/>
            <w:bottom w:w="0" w:type="dxa"/>
            <w:right w:w="108" w:type="dxa"/>
          </w:tblCellMar>
          <w:tblPrExChange w:id="100" w:author="GaaihoengNg" w:date="2026-09-23T16:05:04Z">
            <w:tblPrEx>
              <w:tblCellMar>
                <w:top w:w="0" w:type="dxa"/>
                <w:left w:w="108" w:type="dxa"/>
                <w:bottom w:w="0" w:type="dxa"/>
                <w:right w:w="108" w:type="dxa"/>
              </w:tblCellMar>
            </w:tblPrEx>
          </w:tblPrExChange>
        </w:tblPrEx>
        <w:trPr>
          <w:trHeight w:val="454" w:hRule="atLeast"/>
          <w:tblHeader/>
          <w:jc w:val="center"/>
          <w:trPrChange w:id="100"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01"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7F5E039F">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9</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02"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F00CF71">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RS485_MODBUS RTU </w:t>
            </w:r>
            <w:r>
              <w:rPr>
                <w:rFonts w:hint="eastAsia" w:ascii="宋体" w:hAnsi="宋体" w:cs="宋体"/>
                <w:color w:val="000000" w:themeColor="text1"/>
                <w:szCs w:val="21"/>
                <w14:textFill>
                  <w14:solidFill>
                    <w14:schemeClr w14:val="tx1"/>
                  </w14:solidFill>
                </w14:textFill>
              </w:rPr>
              <w:t>并网逆变器</w:t>
            </w:r>
          </w:p>
          <w:p w14:paraId="3CCBDF6A">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通信规约</w:t>
            </w:r>
            <w:r>
              <w:rPr>
                <w:rFonts w:ascii="宋体" w:hAnsi="宋体" w:cs="宋体"/>
                <w:color w:val="000000" w:themeColor="text1"/>
                <w:szCs w:val="21"/>
                <w14:textFill>
                  <w14:solidFill>
                    <w14:schemeClr w14:val="tx1"/>
                  </w14:solidFill>
                </w14:textFill>
              </w:rPr>
              <w:t xml:space="preserve">  Ver 17</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03"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491E3357">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锦浪科技股份有限</w:t>
            </w:r>
          </w:p>
          <w:p w14:paraId="7C7D35A5">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公司</w:t>
            </w:r>
          </w:p>
        </w:tc>
      </w:tr>
      <w:tr w14:paraId="3DFCE4C4">
        <w:tblPrEx>
          <w:tblCellMar>
            <w:top w:w="0" w:type="dxa"/>
            <w:left w:w="108" w:type="dxa"/>
            <w:bottom w:w="0" w:type="dxa"/>
            <w:right w:w="108" w:type="dxa"/>
          </w:tblCellMar>
          <w:tblPrExChange w:id="104" w:author="GaaihoengNg" w:date="2026-09-23T16:05:04Z">
            <w:tblPrEx>
              <w:tblCellMar>
                <w:top w:w="0" w:type="dxa"/>
                <w:left w:w="108" w:type="dxa"/>
                <w:bottom w:w="0" w:type="dxa"/>
                <w:right w:w="108" w:type="dxa"/>
              </w:tblCellMar>
            </w:tblPrEx>
          </w:tblPrExChange>
        </w:tblPrEx>
        <w:trPr>
          <w:trHeight w:val="454" w:hRule="atLeast"/>
          <w:tblHeader/>
          <w:jc w:val="center"/>
          <w:trPrChange w:id="104"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05"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2184C771">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10</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06"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42BC09C5">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AISWEI Interface </w:t>
            </w:r>
          </w:p>
          <w:p w14:paraId="235AA593">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（基于</w:t>
            </w:r>
            <w:r>
              <w:rPr>
                <w:rFonts w:ascii="宋体" w:hAnsi="宋体" w:cs="宋体"/>
                <w:color w:val="000000" w:themeColor="text1"/>
                <w:szCs w:val="21"/>
                <w14:textFill>
                  <w14:solidFill>
                    <w14:schemeClr w14:val="tx1"/>
                  </w14:solidFill>
                </w14:textFill>
              </w:rPr>
              <w:t xml:space="preserve"> Modbus </w:t>
            </w:r>
            <w:r>
              <w:rPr>
                <w:rFonts w:hint="eastAsia" w:ascii="宋体" w:hAnsi="宋体" w:cs="宋体"/>
                <w:color w:val="000000" w:themeColor="text1"/>
                <w:szCs w:val="21"/>
                <w14:textFill>
                  <w14:solidFill>
                    <w14:schemeClr w14:val="tx1"/>
                  </w14:solidFill>
                </w14:textFill>
              </w:rPr>
              <w:t>标准协议）</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07"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3D32DD1E">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爱士惟新能源技术（江苏）有限公司</w:t>
            </w:r>
          </w:p>
        </w:tc>
      </w:tr>
      <w:tr w14:paraId="66BE847F">
        <w:tblPrEx>
          <w:tblCellMar>
            <w:top w:w="0" w:type="dxa"/>
            <w:left w:w="108" w:type="dxa"/>
            <w:bottom w:w="0" w:type="dxa"/>
            <w:right w:w="108" w:type="dxa"/>
          </w:tblCellMar>
          <w:tblPrExChange w:id="108" w:author="GaaihoengNg" w:date="2026-09-23T16:05:04Z">
            <w:tblPrEx>
              <w:tblCellMar>
                <w:top w:w="0" w:type="dxa"/>
                <w:left w:w="108" w:type="dxa"/>
                <w:bottom w:w="0" w:type="dxa"/>
                <w:right w:w="108" w:type="dxa"/>
              </w:tblCellMar>
            </w:tblPrEx>
          </w:tblPrExChange>
        </w:tblPrEx>
        <w:trPr>
          <w:trHeight w:val="454" w:hRule="atLeast"/>
          <w:tblHeader/>
          <w:jc w:val="center"/>
          <w:trPrChange w:id="108"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09"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68EA9607">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11</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10"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75EBABB">
            <w:pPr>
              <w:widowControl/>
              <w:spacing w:line="240" w:lineRule="auto"/>
              <w:ind w:firstLine="0" w:firstLineChars="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首航外部</w:t>
            </w:r>
            <w:r>
              <w:rPr>
                <w:rFonts w:ascii="宋体" w:hAnsi="宋体" w:cs="宋体"/>
                <w:color w:val="000000" w:themeColor="text1"/>
                <w:szCs w:val="21"/>
                <w14:textFill>
                  <w14:solidFill>
                    <w14:schemeClr w14:val="tx1"/>
                  </w14:solidFill>
                </w14:textFill>
              </w:rPr>
              <w:t>Modbus</w:t>
            </w:r>
            <w:r>
              <w:rPr>
                <w:rFonts w:hint="eastAsia" w:ascii="宋体" w:hAnsi="宋体" w:cs="宋体"/>
                <w:color w:val="000000" w:themeColor="text1"/>
                <w:szCs w:val="21"/>
                <w14:textFill>
                  <w14:solidFill>
                    <w14:schemeClr w14:val="tx1"/>
                  </w14:solidFill>
                </w14:textFill>
              </w:rPr>
              <w:t>通讯协议地址说明</w:t>
            </w:r>
            <w:r>
              <w:rPr>
                <w:rFonts w:ascii="宋体" w:hAnsi="宋体" w:cs="宋体"/>
                <w:color w:val="000000" w:themeColor="text1"/>
                <w:szCs w:val="21"/>
                <w14:textFill>
                  <w14:solidFill>
                    <w14:schemeClr w14:val="tx1"/>
                  </w14:solidFill>
                </w14:textFill>
              </w:rPr>
              <w:t>-CN-V1.14</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11"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4074644C">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深圳市首航新能源</w:t>
            </w:r>
          </w:p>
          <w:p w14:paraId="474CF6C2">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股份有限公司</w:t>
            </w:r>
          </w:p>
        </w:tc>
      </w:tr>
      <w:tr w14:paraId="18248C5B">
        <w:tblPrEx>
          <w:tblCellMar>
            <w:top w:w="0" w:type="dxa"/>
            <w:left w:w="108" w:type="dxa"/>
            <w:bottom w:w="0" w:type="dxa"/>
            <w:right w:w="108" w:type="dxa"/>
          </w:tblCellMar>
          <w:tblPrExChange w:id="112" w:author="GaaihoengNg" w:date="2026-09-23T16:05:04Z">
            <w:tblPrEx>
              <w:tblCellMar>
                <w:top w:w="0" w:type="dxa"/>
                <w:left w:w="108" w:type="dxa"/>
                <w:bottom w:w="0" w:type="dxa"/>
                <w:right w:w="108" w:type="dxa"/>
              </w:tblCellMar>
            </w:tblPrEx>
          </w:tblPrExChange>
        </w:tblPrEx>
        <w:trPr>
          <w:trHeight w:val="454" w:hRule="atLeast"/>
          <w:tblHeader/>
          <w:jc w:val="center"/>
          <w:trPrChange w:id="112"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13"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5D95FE28">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12</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14"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D002CAD">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首航新能源</w:t>
            </w:r>
            <w:r>
              <w:rPr>
                <w:rFonts w:ascii="宋体" w:hAnsi="宋体" w:cs="宋体"/>
                <w:color w:val="000000" w:themeColor="text1"/>
                <w:szCs w:val="21"/>
                <w14:textFill>
                  <w14:solidFill>
                    <w14:schemeClr w14:val="tx1"/>
                  </w14:solidFill>
                </w14:textFill>
              </w:rPr>
              <w:t>ModBus-RTU</w:t>
            </w:r>
            <w:r>
              <w:rPr>
                <w:rFonts w:hint="eastAsia" w:ascii="宋体" w:hAnsi="宋体" w:cs="宋体"/>
                <w:color w:val="000000" w:themeColor="text1"/>
                <w:szCs w:val="21"/>
                <w14:textFill>
                  <w14:solidFill>
                    <w14:schemeClr w14:val="tx1"/>
                  </w14:solidFill>
                </w14:textFill>
              </w:rPr>
              <w:t>通信协议</w:t>
            </w:r>
          </w:p>
          <w:p w14:paraId="0256A8FF">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2016-6-7</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15"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359CCAF5">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深圳市首航新能源</w:t>
            </w:r>
          </w:p>
          <w:p w14:paraId="7D492747">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股份有限公司</w:t>
            </w:r>
          </w:p>
        </w:tc>
      </w:tr>
      <w:tr w14:paraId="409C93C2">
        <w:tblPrEx>
          <w:tblCellMar>
            <w:top w:w="0" w:type="dxa"/>
            <w:left w:w="108" w:type="dxa"/>
            <w:bottom w:w="0" w:type="dxa"/>
            <w:right w:w="108" w:type="dxa"/>
          </w:tblCellMar>
          <w:tblPrExChange w:id="116" w:author="GaaihoengNg" w:date="2026-09-23T16:05:04Z">
            <w:tblPrEx>
              <w:tblCellMar>
                <w:top w:w="0" w:type="dxa"/>
                <w:left w:w="108" w:type="dxa"/>
                <w:bottom w:w="0" w:type="dxa"/>
                <w:right w:w="108" w:type="dxa"/>
              </w:tblCellMar>
            </w:tblPrEx>
          </w:tblPrExChange>
        </w:tblPrEx>
        <w:trPr>
          <w:trHeight w:val="454" w:hRule="atLeast"/>
          <w:tblHeader/>
          <w:jc w:val="center"/>
          <w:trPrChange w:id="116" w:author="GaaihoengNg" w:date="2026-09-23T16:05:04Z">
            <w:trPr>
              <w:trHeight w:val="454" w:hRule="atLeast"/>
              <w:tblHeader/>
              <w:jc w:val="center"/>
            </w:trPr>
          </w:trPrChange>
        </w:trPr>
        <w:tc>
          <w:tcPr>
            <w:tcW w:w="509" w:type="pct"/>
            <w:tcBorders>
              <w:top w:val="single" w:color="000000" w:sz="4" w:space="0"/>
              <w:left w:val="single" w:color="000000" w:sz="4" w:space="0"/>
              <w:bottom w:val="nil"/>
              <w:right w:val="single" w:color="000000" w:sz="4" w:space="0"/>
            </w:tcBorders>
            <w:noWrap/>
            <w:vAlign w:val="center"/>
            <w:tcPrChange w:id="117" w:author="GaaihoengNg" w:date="2026-09-23T16:05:04Z">
              <w:tcPr>
                <w:tcW w:w="543" w:type="pct"/>
                <w:tcBorders>
                  <w:top w:val="single" w:color="000000" w:sz="4" w:space="0"/>
                  <w:left w:val="single" w:color="000000" w:sz="4" w:space="0"/>
                  <w:bottom w:val="nil"/>
                  <w:right w:val="single" w:color="000000" w:sz="4" w:space="0"/>
                </w:tcBorders>
                <w:noWrap/>
                <w:vAlign w:val="center"/>
              </w:tcPr>
            </w:tcPrChange>
          </w:tcPr>
          <w:p w14:paraId="7C596D5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13</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18"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083A555E">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逆变器</w:t>
            </w:r>
            <w:r>
              <w:rPr>
                <w:rFonts w:ascii="宋体" w:hAnsi="宋体" w:cs="宋体"/>
                <w:color w:val="000000" w:themeColor="text1"/>
                <w:szCs w:val="21"/>
                <w14:textFill>
                  <w14:solidFill>
                    <w14:schemeClr w14:val="tx1"/>
                  </w14:solidFill>
                </w14:textFill>
              </w:rPr>
              <w:t xml:space="preserve"> Modbus </w:t>
            </w:r>
            <w:r>
              <w:rPr>
                <w:rFonts w:hint="eastAsia" w:ascii="宋体" w:hAnsi="宋体" w:cs="宋体"/>
                <w:color w:val="000000" w:themeColor="text1"/>
                <w:szCs w:val="21"/>
                <w14:textFill>
                  <w14:solidFill>
                    <w14:schemeClr w14:val="tx1"/>
                  </w14:solidFill>
                </w14:textFill>
              </w:rPr>
              <w:t>接口定义说明</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19"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3F1DE3CF">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上海正泰电源系统</w:t>
            </w:r>
          </w:p>
          <w:p w14:paraId="66D3499F">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3049689F">
        <w:tblPrEx>
          <w:tblCellMar>
            <w:top w:w="0" w:type="dxa"/>
            <w:left w:w="108" w:type="dxa"/>
            <w:bottom w:w="0" w:type="dxa"/>
            <w:right w:w="108" w:type="dxa"/>
          </w:tblCellMar>
          <w:tblPrExChange w:id="120" w:author="GaaihoengNg" w:date="2026-09-23T16:05:04Z">
            <w:tblPrEx>
              <w:tblCellMar>
                <w:top w:w="0" w:type="dxa"/>
                <w:left w:w="108" w:type="dxa"/>
                <w:bottom w:w="0" w:type="dxa"/>
                <w:right w:w="108" w:type="dxa"/>
              </w:tblCellMar>
            </w:tblPrEx>
          </w:tblPrExChange>
        </w:tblPrEx>
        <w:trPr>
          <w:trHeight w:val="454" w:hRule="atLeast"/>
          <w:tblHeader/>
          <w:jc w:val="center"/>
          <w:trPrChange w:id="120"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21"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337167D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14</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22"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53DD45CD">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CPS</w:t>
            </w:r>
            <w:r>
              <w:rPr>
                <w:rFonts w:hint="eastAsia" w:ascii="宋体" w:hAnsi="宋体" w:cs="宋体"/>
                <w:color w:val="000000" w:themeColor="text1"/>
                <w:szCs w:val="21"/>
                <w14:textFill>
                  <w14:solidFill>
                    <w14:schemeClr w14:val="tx1"/>
                  </w14:solidFill>
                </w14:textFill>
              </w:rPr>
              <w:t>逆变器数据表通信协议适用于型号</w:t>
            </w:r>
            <w:r>
              <w:rPr>
                <w:rFonts w:ascii="宋体" w:hAnsi="宋体" w:cs="宋体"/>
                <w:color w:val="000000" w:themeColor="text1"/>
                <w:szCs w:val="21"/>
                <w14:textFill>
                  <w14:solidFill>
                    <w14:schemeClr w14:val="tx1"/>
                  </w14:solidFill>
                </w14:textFill>
              </w:rPr>
              <w:t>403X</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23"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7D0083C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上海正泰电源系统</w:t>
            </w:r>
          </w:p>
          <w:p w14:paraId="40C7908F">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51D0C8B4">
        <w:tblPrEx>
          <w:tblCellMar>
            <w:top w:w="0" w:type="dxa"/>
            <w:left w:w="108" w:type="dxa"/>
            <w:bottom w:w="0" w:type="dxa"/>
            <w:right w:w="108" w:type="dxa"/>
          </w:tblCellMar>
          <w:tblPrExChange w:id="124" w:author="GaaihoengNg" w:date="2026-09-23T16:05:04Z">
            <w:tblPrEx>
              <w:tblCellMar>
                <w:top w:w="0" w:type="dxa"/>
                <w:left w:w="108" w:type="dxa"/>
                <w:bottom w:w="0" w:type="dxa"/>
                <w:right w:w="108" w:type="dxa"/>
              </w:tblCellMar>
            </w:tblPrEx>
          </w:tblPrExChange>
        </w:tblPrEx>
        <w:trPr>
          <w:trHeight w:val="454" w:hRule="atLeast"/>
          <w:tblHeader/>
          <w:jc w:val="center"/>
          <w:trPrChange w:id="124"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25"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322D2ED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15</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26"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3E40B7E3">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hopesun</w:t>
            </w:r>
            <w:r>
              <w:rPr>
                <w:rFonts w:hint="eastAsia" w:ascii="宋体" w:hAnsi="宋体" w:cs="宋体"/>
                <w:color w:val="000000" w:themeColor="text1"/>
                <w:szCs w:val="21"/>
                <w14:textFill>
                  <w14:solidFill>
                    <w14:schemeClr w14:val="tx1"/>
                  </w14:solidFill>
                </w14:textFill>
              </w:rPr>
              <w:t>二代组串逆变器</w:t>
            </w:r>
            <w:r>
              <w:rPr>
                <w:rFonts w:ascii="宋体" w:hAnsi="宋体" w:cs="宋体"/>
                <w:color w:val="000000" w:themeColor="text1"/>
                <w:szCs w:val="21"/>
                <w14:textFill>
                  <w14:solidFill>
                    <w14:schemeClr w14:val="tx1"/>
                  </w14:solidFill>
                </w14:textFill>
              </w:rPr>
              <w:t>Modbus</w:t>
            </w:r>
          </w:p>
          <w:p w14:paraId="213F4F59">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协议</w:t>
            </w:r>
            <w:r>
              <w:rPr>
                <w:rFonts w:ascii="宋体" w:hAnsi="宋体" w:cs="宋体"/>
                <w:color w:val="000000" w:themeColor="text1"/>
                <w:szCs w:val="21"/>
                <w14:textFill>
                  <w14:solidFill>
                    <w14:schemeClr w14:val="tx1"/>
                  </w14:solidFill>
                </w14:textFill>
              </w:rPr>
              <w:t>(125</w:t>
            </w:r>
            <w:r>
              <w:rPr>
                <w:rFonts w:hint="eastAsia" w:ascii="宋体" w:hAnsi="宋体" w:cs="宋体"/>
                <w:color w:val="000000" w:themeColor="text1"/>
                <w:szCs w:val="21"/>
                <w14:textFill>
                  <w14:solidFill>
                    <w14:schemeClr w14:val="tx1"/>
                  </w14:solidFill>
                </w14:textFill>
              </w:rPr>
              <w:t>以下</w:t>
            </w:r>
            <w:r>
              <w:rPr>
                <w:rFonts w:ascii="宋体" w:hAnsi="宋体" w:cs="宋体"/>
                <w:color w:val="000000" w:themeColor="text1"/>
                <w:szCs w:val="21"/>
                <w14:textFill>
                  <w14:solidFill>
                    <w14:schemeClr w14:val="tx1"/>
                  </w14:solidFill>
                </w14:textFill>
              </w:rPr>
              <w:t>)</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27"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5CA36621">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深圳市禾望电气股份有限公司</w:t>
            </w:r>
          </w:p>
        </w:tc>
      </w:tr>
      <w:tr w14:paraId="2F4FBAF2">
        <w:tblPrEx>
          <w:tblCellMar>
            <w:top w:w="0" w:type="dxa"/>
            <w:left w:w="108" w:type="dxa"/>
            <w:bottom w:w="0" w:type="dxa"/>
            <w:right w:w="108" w:type="dxa"/>
          </w:tblCellMar>
          <w:tblPrExChange w:id="128" w:author="GaaihoengNg" w:date="2026-09-23T16:05:04Z">
            <w:tblPrEx>
              <w:tblCellMar>
                <w:top w:w="0" w:type="dxa"/>
                <w:left w:w="108" w:type="dxa"/>
                <w:bottom w:w="0" w:type="dxa"/>
                <w:right w:w="108" w:type="dxa"/>
              </w:tblCellMar>
            </w:tblPrEx>
          </w:tblPrExChange>
        </w:tblPrEx>
        <w:trPr>
          <w:trHeight w:val="454" w:hRule="atLeast"/>
          <w:tblHeader/>
          <w:jc w:val="center"/>
          <w:trPrChange w:id="128"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29"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0E49C188">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16</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30"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2530E8C5">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禾望电气</w:t>
            </w:r>
            <w:r>
              <w:rPr>
                <w:rFonts w:ascii="宋体" w:hAnsi="宋体" w:cs="宋体"/>
                <w:color w:val="000000" w:themeColor="text1"/>
                <w:szCs w:val="21"/>
                <w14:textFill>
                  <w14:solidFill>
                    <w14:schemeClr w14:val="tx1"/>
                  </w14:solidFill>
                </w14:textFill>
              </w:rPr>
              <w:t>hopesun225kw</w:t>
            </w:r>
            <w:r>
              <w:rPr>
                <w:rFonts w:hint="eastAsia" w:ascii="宋体" w:hAnsi="宋体" w:cs="宋体"/>
                <w:color w:val="000000" w:themeColor="text1"/>
                <w:szCs w:val="21"/>
                <w14:textFill>
                  <w14:solidFill>
                    <w14:schemeClr w14:val="tx1"/>
                  </w14:solidFill>
                </w14:textFill>
              </w:rPr>
              <w:t>组串逆变器对外协议</w:t>
            </w:r>
            <w:r>
              <w:rPr>
                <w:rFonts w:ascii="宋体" w:hAnsi="宋体" w:cs="宋体"/>
                <w:color w:val="000000" w:themeColor="text1"/>
                <w:szCs w:val="21"/>
                <w14:textFill>
                  <w14:solidFill>
                    <w14:schemeClr w14:val="tx1"/>
                  </w14:solidFill>
                </w14:textFill>
              </w:rPr>
              <w:t>_V100B015D000</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31"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0362F5DD">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深圳市禾望电气股份有限公司</w:t>
            </w:r>
          </w:p>
        </w:tc>
      </w:tr>
      <w:tr w14:paraId="0716F7AA">
        <w:tblPrEx>
          <w:tblCellMar>
            <w:top w:w="0" w:type="dxa"/>
            <w:left w:w="108" w:type="dxa"/>
            <w:bottom w:w="0" w:type="dxa"/>
            <w:right w:w="108" w:type="dxa"/>
          </w:tblCellMar>
          <w:tblPrExChange w:id="132" w:author="GaaihoengNg" w:date="2026-09-23T16:05:04Z">
            <w:tblPrEx>
              <w:tblCellMar>
                <w:top w:w="0" w:type="dxa"/>
                <w:left w:w="108" w:type="dxa"/>
                <w:bottom w:w="0" w:type="dxa"/>
                <w:right w:w="108" w:type="dxa"/>
              </w:tblCellMar>
            </w:tblPrEx>
          </w:tblPrExChange>
        </w:tblPrEx>
        <w:trPr>
          <w:trHeight w:val="454" w:hRule="atLeast"/>
          <w:tblHeader/>
          <w:jc w:val="center"/>
          <w:trPrChange w:id="132"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33"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0FB47FCF">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17</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34"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5DABF64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SAJ Modbus </w:t>
            </w:r>
            <w:r>
              <w:rPr>
                <w:rFonts w:hint="eastAsia" w:ascii="宋体" w:hAnsi="宋体" w:cs="宋体"/>
                <w:color w:val="000000" w:themeColor="text1"/>
                <w:szCs w:val="21"/>
                <w14:textFill>
                  <w14:solidFill>
                    <w14:schemeClr w14:val="tx1"/>
                  </w14:solidFill>
                </w14:textFill>
              </w:rPr>
              <w:t>通讯协议</w:t>
            </w:r>
          </w:p>
          <w:p w14:paraId="54E73CF8">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J-RD-SW-G-1503002</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35"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54A8D0A6">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广州三晶电气股份</w:t>
            </w:r>
          </w:p>
          <w:p w14:paraId="1FD93782">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4745427E">
        <w:tblPrEx>
          <w:tblCellMar>
            <w:top w:w="0" w:type="dxa"/>
            <w:left w:w="108" w:type="dxa"/>
            <w:bottom w:w="0" w:type="dxa"/>
            <w:right w:w="108" w:type="dxa"/>
          </w:tblCellMar>
          <w:tblPrExChange w:id="136" w:author="GaaihoengNg" w:date="2026-09-23T16:05:04Z">
            <w:tblPrEx>
              <w:tblCellMar>
                <w:top w:w="0" w:type="dxa"/>
                <w:left w:w="108" w:type="dxa"/>
                <w:bottom w:w="0" w:type="dxa"/>
                <w:right w:w="108" w:type="dxa"/>
              </w:tblCellMar>
            </w:tblPrEx>
          </w:tblPrExChange>
        </w:tblPrEx>
        <w:trPr>
          <w:trHeight w:val="454" w:hRule="atLeast"/>
          <w:tblHeader/>
          <w:jc w:val="center"/>
          <w:trPrChange w:id="136"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37"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1962F842">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18</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38"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24D07CC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SAJ Modbus </w:t>
            </w:r>
            <w:r>
              <w:rPr>
                <w:rFonts w:hint="eastAsia" w:ascii="宋体" w:hAnsi="宋体" w:cs="宋体"/>
                <w:color w:val="000000" w:themeColor="text1"/>
                <w:szCs w:val="21"/>
                <w14:textFill>
                  <w14:solidFill>
                    <w14:schemeClr w14:val="tx1"/>
                  </w14:solidFill>
                </w14:textFill>
              </w:rPr>
              <w:t>通讯协议–</w:t>
            </w:r>
            <w:r>
              <w:rPr>
                <w:rFonts w:ascii="宋体" w:hAnsi="宋体" w:cs="宋体"/>
                <w:color w:val="000000" w:themeColor="text1"/>
                <w:szCs w:val="21"/>
                <w14:textFill>
                  <w14:solidFill>
                    <w14:schemeClr w14:val="tx1"/>
                  </w14:solidFill>
                </w14:textFill>
              </w:rPr>
              <w:t>R6</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39"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57CA7727">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广州三晶电气股份</w:t>
            </w:r>
          </w:p>
          <w:p w14:paraId="1CD6FDE0">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5D397806">
        <w:tblPrEx>
          <w:tblCellMar>
            <w:top w:w="0" w:type="dxa"/>
            <w:left w:w="108" w:type="dxa"/>
            <w:bottom w:w="0" w:type="dxa"/>
            <w:right w:w="108" w:type="dxa"/>
          </w:tblCellMar>
          <w:tblPrExChange w:id="140" w:author="GaaihoengNg" w:date="2026-09-23T16:05:04Z">
            <w:tblPrEx>
              <w:tblCellMar>
                <w:top w:w="0" w:type="dxa"/>
                <w:left w:w="108" w:type="dxa"/>
                <w:bottom w:w="0" w:type="dxa"/>
                <w:right w:w="108" w:type="dxa"/>
              </w:tblCellMar>
            </w:tblPrEx>
          </w:tblPrExChange>
        </w:tblPrEx>
        <w:trPr>
          <w:trHeight w:val="454" w:hRule="atLeast"/>
          <w:tblHeader/>
          <w:jc w:val="center"/>
          <w:trPrChange w:id="140"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41"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66395C8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19</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42"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7659F76">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光伏产品簇</w:t>
            </w:r>
            <w:r>
              <w:rPr>
                <w:rFonts w:ascii="宋体" w:hAnsi="宋体" w:cs="宋体"/>
                <w:color w:val="000000" w:themeColor="text1"/>
                <w:szCs w:val="21"/>
                <w14:textFill>
                  <w14:solidFill>
                    <w14:schemeClr w14:val="tx1"/>
                  </w14:solidFill>
                </w14:textFill>
              </w:rPr>
              <w:t xml:space="preserve"> RS485 </w:t>
            </w:r>
            <w:r>
              <w:rPr>
                <w:rFonts w:hint="eastAsia" w:ascii="宋体" w:hAnsi="宋体" w:cs="宋体"/>
                <w:color w:val="000000" w:themeColor="text1"/>
                <w:szCs w:val="21"/>
                <w14:textFill>
                  <w14:solidFill>
                    <w14:schemeClr w14:val="tx1"/>
                  </w14:solidFill>
                </w14:textFill>
              </w:rPr>
              <w:t>通讯协议</w:t>
            </w:r>
            <w:r>
              <w:rPr>
                <w:rFonts w:ascii="宋体" w:hAnsi="宋体" w:cs="宋体"/>
                <w:color w:val="000000" w:themeColor="text1"/>
                <w:szCs w:val="21"/>
                <w14:textFill>
                  <w14:solidFill>
                    <w14:schemeClr w14:val="tx1"/>
                  </w14:solidFill>
                </w14:textFill>
              </w:rPr>
              <w:t xml:space="preserve"> V1.26</w:t>
            </w:r>
          </w:p>
          <w:p w14:paraId="5E46EEB5">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英威腾光伏产品簇</w:t>
            </w:r>
            <w:r>
              <w:rPr>
                <w:rFonts w:ascii="宋体" w:hAnsi="宋体" w:cs="宋体"/>
                <w:color w:val="000000" w:themeColor="text1"/>
                <w:szCs w:val="21"/>
                <w14:textFill>
                  <w14:solidFill>
                    <w14:schemeClr w14:val="tx1"/>
                  </w14:solidFill>
                </w14:textFill>
              </w:rPr>
              <w:t>RS485_II</w:t>
            </w:r>
            <w:r>
              <w:rPr>
                <w:rFonts w:hint="eastAsia" w:ascii="宋体" w:hAnsi="宋体" w:cs="宋体"/>
                <w:color w:val="000000" w:themeColor="text1"/>
                <w:szCs w:val="21"/>
                <w14:textFill>
                  <w14:solidFill>
                    <w14:schemeClr w14:val="tx1"/>
                  </w14:solidFill>
                </w14:textFill>
              </w:rPr>
              <w:t>通讯协议</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43"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7C9444E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深圳市英威腾光伏</w:t>
            </w:r>
          </w:p>
          <w:p w14:paraId="25F1EAF1">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科技有限公司</w:t>
            </w:r>
          </w:p>
        </w:tc>
      </w:tr>
      <w:tr w14:paraId="1E16BA66">
        <w:tblPrEx>
          <w:tblCellMar>
            <w:top w:w="0" w:type="dxa"/>
            <w:left w:w="108" w:type="dxa"/>
            <w:bottom w:w="0" w:type="dxa"/>
            <w:right w:w="108" w:type="dxa"/>
          </w:tblCellMar>
          <w:tblPrExChange w:id="144" w:author="GaaihoengNg" w:date="2026-09-23T16:05:04Z">
            <w:tblPrEx>
              <w:tblCellMar>
                <w:top w:w="0" w:type="dxa"/>
                <w:left w:w="108" w:type="dxa"/>
                <w:bottom w:w="0" w:type="dxa"/>
                <w:right w:w="108" w:type="dxa"/>
              </w:tblCellMar>
            </w:tblPrEx>
          </w:tblPrExChange>
        </w:tblPrEx>
        <w:trPr>
          <w:trHeight w:val="454" w:hRule="atLeast"/>
          <w:tblHeader/>
          <w:jc w:val="center"/>
          <w:trPrChange w:id="144"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45"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3AD810C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20</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46"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4FE49BFC">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光伏逆变器</w:t>
            </w:r>
            <w:r>
              <w:rPr>
                <w:rFonts w:ascii="宋体" w:hAnsi="宋体" w:cs="宋体"/>
                <w:color w:val="000000" w:themeColor="text1"/>
                <w:szCs w:val="21"/>
                <w14:textFill>
                  <w14:solidFill>
                    <w14:schemeClr w14:val="tx1"/>
                  </w14:solidFill>
                </w14:textFill>
              </w:rPr>
              <w:t xml:space="preserve"> RS485 </w:t>
            </w:r>
            <w:r>
              <w:rPr>
                <w:rFonts w:hint="eastAsia" w:ascii="宋体" w:hAnsi="宋体" w:cs="宋体"/>
                <w:color w:val="000000" w:themeColor="text1"/>
                <w:szCs w:val="21"/>
                <w14:textFill>
                  <w14:solidFill>
                    <w14:schemeClr w14:val="tx1"/>
                  </w14:solidFill>
                </w14:textFill>
              </w:rPr>
              <w:t>通讯协议</w:t>
            </w:r>
            <w:r>
              <w:rPr>
                <w:rFonts w:ascii="宋体" w:hAnsi="宋体" w:cs="宋体"/>
                <w:color w:val="000000" w:themeColor="text1"/>
                <w:szCs w:val="21"/>
                <w14:textFill>
                  <w14:solidFill>
                    <w14:schemeClr w14:val="tx1"/>
                  </w14:solidFill>
                </w14:textFill>
              </w:rPr>
              <w:t xml:space="preserve"> V1.18</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47"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40A0CD4F">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深圳市英威腾光伏</w:t>
            </w:r>
          </w:p>
          <w:p w14:paraId="32A41B02">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科技有限公司</w:t>
            </w:r>
          </w:p>
        </w:tc>
      </w:tr>
      <w:tr w14:paraId="6E35F820">
        <w:tblPrEx>
          <w:tblCellMar>
            <w:top w:w="0" w:type="dxa"/>
            <w:left w:w="108" w:type="dxa"/>
            <w:bottom w:w="0" w:type="dxa"/>
            <w:right w:w="108" w:type="dxa"/>
          </w:tblCellMar>
          <w:tblPrExChange w:id="148" w:author="GaaihoengNg" w:date="2026-09-23T16:05:04Z">
            <w:tblPrEx>
              <w:tblCellMar>
                <w:top w:w="0" w:type="dxa"/>
                <w:left w:w="108" w:type="dxa"/>
                <w:bottom w:w="0" w:type="dxa"/>
                <w:right w:w="108" w:type="dxa"/>
              </w:tblCellMar>
            </w:tblPrEx>
          </w:tblPrExChange>
        </w:tblPrEx>
        <w:trPr>
          <w:trHeight w:val="454" w:hRule="atLeast"/>
          <w:tblHeader/>
          <w:jc w:val="center"/>
          <w:trPrChange w:id="148"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49"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47A182E7">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21</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50"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54A43EF">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茂硕电气逆变器通讯协议</w:t>
            </w:r>
          </w:p>
          <w:p w14:paraId="70F9EE6F">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（三相并网）</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51"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7B9B22B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深圳茂硕电气有限</w:t>
            </w:r>
          </w:p>
          <w:p w14:paraId="6C3496F1">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公司</w:t>
            </w:r>
          </w:p>
        </w:tc>
      </w:tr>
      <w:tr w14:paraId="1AE1C0F1">
        <w:tblPrEx>
          <w:tblCellMar>
            <w:top w:w="0" w:type="dxa"/>
            <w:left w:w="108" w:type="dxa"/>
            <w:bottom w:w="0" w:type="dxa"/>
            <w:right w:w="108" w:type="dxa"/>
          </w:tblCellMar>
          <w:tblPrExChange w:id="152" w:author="GaaihoengNg" w:date="2026-09-23T16:05:04Z">
            <w:tblPrEx>
              <w:tblCellMar>
                <w:top w:w="0" w:type="dxa"/>
                <w:left w:w="108" w:type="dxa"/>
                <w:bottom w:w="0" w:type="dxa"/>
                <w:right w:w="108" w:type="dxa"/>
              </w:tblCellMar>
            </w:tblPrEx>
          </w:tblPrExChange>
        </w:tblPrEx>
        <w:trPr>
          <w:trHeight w:val="454" w:hRule="atLeast"/>
          <w:tblHeader/>
          <w:jc w:val="center"/>
          <w:trPrChange w:id="152"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53"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1613A81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22</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54"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A612790">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迈格瑞能</w:t>
            </w:r>
            <w:r>
              <w:rPr>
                <w:rFonts w:ascii="宋体" w:hAnsi="宋体" w:cs="宋体"/>
                <w:color w:val="000000" w:themeColor="text1"/>
                <w:szCs w:val="21"/>
                <w14:textFill>
                  <w14:solidFill>
                    <w14:schemeClr w14:val="tx1"/>
                  </w14:solidFill>
                </w14:textFill>
              </w:rPr>
              <w:t>MEGA</w:t>
            </w:r>
            <w:r>
              <w:rPr>
                <w:rFonts w:hint="eastAsia" w:ascii="宋体" w:hAnsi="宋体" w:cs="宋体"/>
                <w:color w:val="000000" w:themeColor="text1"/>
                <w:szCs w:val="21"/>
                <w14:textFill>
                  <w14:solidFill>
                    <w14:schemeClr w14:val="tx1"/>
                  </w14:solidFill>
                </w14:textFill>
              </w:rPr>
              <w:t>系列</w:t>
            </w:r>
            <w:r>
              <w:rPr>
                <w:rFonts w:ascii="宋体" w:hAnsi="宋体" w:cs="宋体"/>
                <w:color w:val="000000" w:themeColor="text1"/>
                <w:szCs w:val="21"/>
                <w14:textFill>
                  <w14:solidFill>
                    <w14:schemeClr w14:val="tx1"/>
                  </w14:solidFill>
                </w14:textFill>
              </w:rPr>
              <w:t>PCS</w:t>
            </w:r>
            <w:r>
              <w:rPr>
                <w:rFonts w:hint="eastAsia" w:ascii="宋体" w:hAnsi="宋体" w:cs="宋体"/>
                <w:color w:val="000000" w:themeColor="text1"/>
                <w:szCs w:val="21"/>
                <w14:textFill>
                  <w14:solidFill>
                    <w14:schemeClr w14:val="tx1"/>
                  </w14:solidFill>
                </w14:textFill>
              </w:rPr>
              <w:t>与</w:t>
            </w:r>
            <w:r>
              <w:rPr>
                <w:rFonts w:ascii="宋体" w:hAnsi="宋体" w:cs="宋体"/>
                <w:color w:val="000000" w:themeColor="text1"/>
                <w:szCs w:val="21"/>
                <w14:textFill>
                  <w14:solidFill>
                    <w14:schemeClr w14:val="tx1"/>
                  </w14:solidFill>
                </w14:textFill>
              </w:rPr>
              <w:t>EMS</w:t>
            </w:r>
            <w:r>
              <w:rPr>
                <w:rFonts w:hint="eastAsia" w:ascii="宋体" w:hAnsi="宋体" w:cs="宋体"/>
                <w:color w:val="000000" w:themeColor="text1"/>
                <w:szCs w:val="21"/>
                <w14:textFill>
                  <w14:solidFill>
                    <w14:schemeClr w14:val="tx1"/>
                  </w14:solidFill>
                </w14:textFill>
              </w:rPr>
              <w:t>的</w:t>
            </w:r>
            <w:r>
              <w:rPr>
                <w:rFonts w:ascii="宋体" w:hAnsi="宋体" w:cs="宋体"/>
                <w:color w:val="000000" w:themeColor="text1"/>
                <w:szCs w:val="21"/>
                <w14:textFill>
                  <w14:solidFill>
                    <w14:schemeClr w14:val="tx1"/>
                  </w14:solidFill>
                </w14:textFill>
              </w:rPr>
              <w:t>Modbus</w:t>
            </w:r>
            <w:r>
              <w:rPr>
                <w:rFonts w:hint="eastAsia" w:ascii="宋体" w:hAnsi="宋体" w:cs="宋体"/>
                <w:color w:val="000000" w:themeColor="text1"/>
                <w:szCs w:val="21"/>
                <w14:textFill>
                  <w14:solidFill>
                    <w14:schemeClr w14:val="tx1"/>
                  </w14:solidFill>
                </w14:textFill>
              </w:rPr>
              <w:t>协议</w:t>
            </w:r>
            <w:r>
              <w:rPr>
                <w:rFonts w:ascii="宋体" w:hAnsi="宋体" w:cs="宋体"/>
                <w:color w:val="000000" w:themeColor="text1"/>
                <w:szCs w:val="21"/>
                <w14:textFill>
                  <w14:solidFill>
                    <w14:schemeClr w14:val="tx1"/>
                  </w14:solidFill>
                </w14:textFill>
              </w:rPr>
              <w:t>V2.5.2</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55"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399CE1C6">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深圳迈格瑞能技术</w:t>
            </w:r>
          </w:p>
          <w:p w14:paraId="5B67F76F">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68A0150F">
        <w:tblPrEx>
          <w:tblCellMar>
            <w:top w:w="0" w:type="dxa"/>
            <w:left w:w="108" w:type="dxa"/>
            <w:bottom w:w="0" w:type="dxa"/>
            <w:right w:w="108" w:type="dxa"/>
          </w:tblCellMar>
          <w:tblPrExChange w:id="156" w:author="GaaihoengNg" w:date="2026-09-23T16:05:04Z">
            <w:tblPrEx>
              <w:tblCellMar>
                <w:top w:w="0" w:type="dxa"/>
                <w:left w:w="108" w:type="dxa"/>
                <w:bottom w:w="0" w:type="dxa"/>
                <w:right w:w="108" w:type="dxa"/>
              </w:tblCellMar>
            </w:tblPrEx>
          </w:tblPrExChange>
        </w:tblPrEx>
        <w:trPr>
          <w:trHeight w:val="454" w:hRule="atLeast"/>
          <w:tblHeader/>
          <w:jc w:val="center"/>
          <w:trPrChange w:id="156"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57"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02245D8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23</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58"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32FEEE5">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奥太逆变器通信协议</w:t>
            </w:r>
            <w:r>
              <w:rPr>
                <w:rFonts w:ascii="宋体" w:hAnsi="宋体" w:cs="宋体"/>
                <w:color w:val="000000" w:themeColor="text1"/>
                <w:szCs w:val="21"/>
                <w14:textFill>
                  <w14:solidFill>
                    <w14:schemeClr w14:val="tx1"/>
                  </w14:solidFill>
                </w14:textFill>
              </w:rPr>
              <w:t>-1.5.8.2</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59"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48B263B1">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山东奥太电气有限</w:t>
            </w:r>
          </w:p>
          <w:p w14:paraId="3039F417">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公司</w:t>
            </w:r>
          </w:p>
        </w:tc>
      </w:tr>
      <w:tr w14:paraId="2EB37E8D">
        <w:tblPrEx>
          <w:tblCellMar>
            <w:top w:w="0" w:type="dxa"/>
            <w:left w:w="108" w:type="dxa"/>
            <w:bottom w:w="0" w:type="dxa"/>
            <w:right w:w="108" w:type="dxa"/>
          </w:tblCellMar>
          <w:tblPrExChange w:id="160" w:author="GaaihoengNg" w:date="2026-09-23T16:05:04Z">
            <w:tblPrEx>
              <w:tblCellMar>
                <w:top w:w="0" w:type="dxa"/>
                <w:left w:w="108" w:type="dxa"/>
                <w:bottom w:w="0" w:type="dxa"/>
                <w:right w:w="108" w:type="dxa"/>
              </w:tblCellMar>
            </w:tblPrEx>
          </w:tblPrExChange>
        </w:tblPrEx>
        <w:trPr>
          <w:trHeight w:val="454" w:hRule="atLeast"/>
          <w:tblHeader/>
          <w:jc w:val="center"/>
          <w:trPrChange w:id="160"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61"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44C6F894">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24</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62"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2E07A3B">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KSTAR KSG1-100K </w:t>
            </w:r>
            <w:r>
              <w:rPr>
                <w:rFonts w:hint="eastAsia" w:ascii="宋体" w:hAnsi="宋体" w:cs="宋体"/>
                <w:color w:val="000000" w:themeColor="text1"/>
                <w:szCs w:val="21"/>
                <w14:textFill>
                  <w14:solidFill>
                    <w14:schemeClr w14:val="tx1"/>
                  </w14:solidFill>
                </w14:textFill>
              </w:rPr>
              <w:t>逆变器</w:t>
            </w:r>
          </w:p>
          <w:p w14:paraId="6FDFD52C">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 xml:space="preserve">MODBUS RS485 </w:t>
            </w:r>
            <w:r>
              <w:rPr>
                <w:rFonts w:hint="eastAsia" w:ascii="宋体" w:hAnsi="宋体" w:cs="宋体"/>
                <w:color w:val="000000" w:themeColor="text1"/>
                <w:szCs w:val="21"/>
                <w14:textFill>
                  <w14:solidFill>
                    <w14:schemeClr w14:val="tx1"/>
                  </w14:solidFill>
                </w14:textFill>
              </w:rPr>
              <w:t>通讯协议</w:t>
            </w:r>
            <w:r>
              <w:rPr>
                <w:rFonts w:ascii="宋体" w:hAnsi="宋体" w:cs="宋体"/>
                <w:color w:val="000000" w:themeColor="text1"/>
                <w:szCs w:val="21"/>
                <w14:textFill>
                  <w14:solidFill>
                    <w14:schemeClr w14:val="tx1"/>
                  </w14:solidFill>
                </w14:textFill>
              </w:rPr>
              <w:t xml:space="preserve"> V1.8</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63"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7BB22191">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深圳科士达科技股份有限公司</w:t>
            </w:r>
          </w:p>
        </w:tc>
      </w:tr>
      <w:tr w14:paraId="770634AB">
        <w:tblPrEx>
          <w:tblCellMar>
            <w:top w:w="0" w:type="dxa"/>
            <w:left w:w="108" w:type="dxa"/>
            <w:bottom w:w="0" w:type="dxa"/>
            <w:right w:w="108" w:type="dxa"/>
          </w:tblCellMar>
          <w:tblPrExChange w:id="164" w:author="GaaihoengNg" w:date="2026-09-23T16:05:04Z">
            <w:tblPrEx>
              <w:tblCellMar>
                <w:top w:w="0" w:type="dxa"/>
                <w:left w:w="108" w:type="dxa"/>
                <w:bottom w:w="0" w:type="dxa"/>
                <w:right w:w="108" w:type="dxa"/>
              </w:tblCellMar>
            </w:tblPrEx>
          </w:tblPrExChange>
        </w:tblPrEx>
        <w:trPr>
          <w:trHeight w:val="454" w:hRule="atLeast"/>
          <w:tblHeader/>
          <w:jc w:val="center"/>
          <w:trPrChange w:id="164"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65"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2CF95FC9">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25</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66"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11DCE8EA">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Modbus RTU Protocol</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67"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71608F82">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宁波德业科技股份</w:t>
            </w:r>
          </w:p>
          <w:p w14:paraId="52D069BF">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有限公司</w:t>
            </w:r>
          </w:p>
        </w:tc>
      </w:tr>
      <w:tr w14:paraId="42EFE981">
        <w:tblPrEx>
          <w:tblCellMar>
            <w:top w:w="0" w:type="dxa"/>
            <w:left w:w="108" w:type="dxa"/>
            <w:bottom w:w="0" w:type="dxa"/>
            <w:right w:w="108" w:type="dxa"/>
          </w:tblCellMar>
          <w:tblPrExChange w:id="168" w:author="GaaihoengNg" w:date="2026-09-23T16:05:04Z">
            <w:tblPrEx>
              <w:tblCellMar>
                <w:top w:w="0" w:type="dxa"/>
                <w:left w:w="108" w:type="dxa"/>
                <w:bottom w:w="0" w:type="dxa"/>
                <w:right w:w="108" w:type="dxa"/>
              </w:tblCellMar>
            </w:tblPrEx>
          </w:tblPrExChange>
        </w:tblPrEx>
        <w:trPr>
          <w:trHeight w:val="454" w:hRule="atLeast"/>
          <w:tblHeader/>
          <w:jc w:val="center"/>
          <w:trPrChange w:id="168"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69"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30E8DB60">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26</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70"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5E207238">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SI 33K</w:t>
            </w:r>
            <w:r>
              <w:rPr>
                <w:rFonts w:hint="eastAsia" w:ascii="宋体" w:hAnsi="宋体" w:cs="宋体"/>
                <w:color w:val="000000" w:themeColor="text1"/>
                <w:szCs w:val="21"/>
                <w14:textFill>
                  <w14:solidFill>
                    <w14:schemeClr w14:val="tx1"/>
                  </w14:solidFill>
                </w14:textFill>
              </w:rPr>
              <w:t>逆变器</w:t>
            </w:r>
            <w:r>
              <w:rPr>
                <w:rFonts w:ascii="宋体" w:hAnsi="宋体" w:cs="宋体"/>
                <w:color w:val="000000" w:themeColor="text1"/>
                <w:szCs w:val="21"/>
                <w14:textFill>
                  <w14:solidFill>
                    <w14:schemeClr w14:val="tx1"/>
                  </w14:solidFill>
                </w14:textFill>
              </w:rPr>
              <w:t>Modbus</w:t>
            </w:r>
            <w:r>
              <w:rPr>
                <w:rFonts w:hint="eastAsia" w:ascii="宋体" w:hAnsi="宋体" w:cs="宋体"/>
                <w:color w:val="000000" w:themeColor="text1"/>
                <w:szCs w:val="21"/>
                <w14:textFill>
                  <w14:solidFill>
                    <w14:schemeClr w14:val="tx1"/>
                  </w14:solidFill>
                </w14:textFill>
              </w:rPr>
              <w:t>通讯协议</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71"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50C578D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珠海银河耐吉科技</w:t>
            </w:r>
          </w:p>
          <w:p w14:paraId="2476718C">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股份有限公司</w:t>
            </w:r>
          </w:p>
        </w:tc>
      </w:tr>
      <w:tr w14:paraId="2A977F54">
        <w:tblPrEx>
          <w:tblCellMar>
            <w:top w:w="0" w:type="dxa"/>
            <w:left w:w="108" w:type="dxa"/>
            <w:bottom w:w="0" w:type="dxa"/>
            <w:right w:w="108" w:type="dxa"/>
          </w:tblCellMar>
          <w:tblPrExChange w:id="172" w:author="GaaihoengNg" w:date="2026-09-23T16:05:04Z">
            <w:tblPrEx>
              <w:tblCellMar>
                <w:top w:w="0" w:type="dxa"/>
                <w:left w:w="108" w:type="dxa"/>
                <w:bottom w:w="0" w:type="dxa"/>
                <w:right w:w="108" w:type="dxa"/>
              </w:tblCellMar>
            </w:tblPrEx>
          </w:tblPrExChange>
        </w:tblPrEx>
        <w:trPr>
          <w:trHeight w:val="454" w:hRule="atLeast"/>
          <w:tblHeader/>
          <w:jc w:val="center"/>
          <w:trPrChange w:id="172"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73"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6E1318F0">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27</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74"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2B6C1BAD">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艾伏逆变器寄存器参数表（对外）</w:t>
            </w:r>
            <w:r>
              <w:rPr>
                <w:rFonts w:ascii="宋体" w:hAnsi="宋体" w:cs="宋体"/>
                <w:color w:val="000000" w:themeColor="text1"/>
                <w:szCs w:val="21"/>
                <w14:textFill>
                  <w14:solidFill>
                    <w14:schemeClr w14:val="tx1"/>
                  </w14:solidFill>
                </w14:textFill>
              </w:rPr>
              <w:t>v1.0</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75"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2493B573">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艾伏新能源科技</w:t>
            </w:r>
          </w:p>
          <w:p w14:paraId="1C7C4CB1">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（上海）股份有限公司</w:t>
            </w:r>
          </w:p>
        </w:tc>
      </w:tr>
      <w:tr w14:paraId="50484FE7">
        <w:tblPrEx>
          <w:tblCellMar>
            <w:top w:w="0" w:type="dxa"/>
            <w:left w:w="108" w:type="dxa"/>
            <w:bottom w:w="0" w:type="dxa"/>
            <w:right w:w="108" w:type="dxa"/>
          </w:tblCellMar>
          <w:tblPrExChange w:id="176" w:author="GaaihoengNg" w:date="2026-09-23T16:05:04Z">
            <w:tblPrEx>
              <w:tblCellMar>
                <w:top w:w="0" w:type="dxa"/>
                <w:left w:w="108" w:type="dxa"/>
                <w:bottom w:w="0" w:type="dxa"/>
                <w:right w:w="108" w:type="dxa"/>
              </w:tblCellMar>
            </w:tblPrEx>
          </w:tblPrExChange>
        </w:tblPrEx>
        <w:trPr>
          <w:trHeight w:val="454" w:hRule="atLeast"/>
          <w:tblHeader/>
          <w:jc w:val="center"/>
          <w:trPrChange w:id="176" w:author="GaaihoengNg" w:date="2026-09-23T16:05:04Z">
            <w:trPr>
              <w:trHeight w:val="454" w:hRule="atLeast"/>
              <w:tblHeader/>
              <w:jc w:val="center"/>
            </w:trPr>
          </w:trPrChange>
        </w:trPr>
        <w:tc>
          <w:tcPr>
            <w:tcW w:w="509" w:type="pct"/>
            <w:tcBorders>
              <w:top w:val="single" w:color="000000" w:sz="4" w:space="0"/>
              <w:left w:val="single" w:color="000000" w:sz="4" w:space="0"/>
              <w:bottom w:val="single" w:color="000000" w:sz="4" w:space="0"/>
              <w:right w:val="single" w:color="000000" w:sz="4" w:space="0"/>
            </w:tcBorders>
            <w:noWrap/>
            <w:vAlign w:val="center"/>
            <w:tcPrChange w:id="177" w:author="GaaihoengNg" w:date="2026-09-23T16:05:04Z">
              <w:tcPr>
                <w:tcW w:w="543" w:type="pct"/>
                <w:tcBorders>
                  <w:top w:val="single" w:color="000000" w:sz="4" w:space="0"/>
                  <w:left w:val="single" w:color="000000" w:sz="4" w:space="0"/>
                  <w:bottom w:val="single" w:color="000000" w:sz="4" w:space="0"/>
                  <w:right w:val="single" w:color="000000" w:sz="4" w:space="0"/>
                </w:tcBorders>
                <w:noWrap/>
                <w:vAlign w:val="center"/>
              </w:tcPr>
            </w:tcPrChange>
          </w:tcPr>
          <w:p w14:paraId="6C74B5BD">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28</w:t>
            </w:r>
          </w:p>
        </w:tc>
        <w:tc>
          <w:tcPr>
            <w:tcW w:w="3007" w:type="pct"/>
            <w:tcBorders>
              <w:top w:val="single" w:color="000000" w:sz="4" w:space="0"/>
              <w:left w:val="single" w:color="000000" w:sz="4" w:space="0"/>
              <w:bottom w:val="single" w:color="000000" w:sz="4" w:space="0"/>
              <w:right w:val="single" w:color="000000" w:sz="4" w:space="0"/>
            </w:tcBorders>
            <w:noWrap/>
            <w:vAlign w:val="center"/>
            <w:tcPrChange w:id="178" w:author="GaaihoengNg" w:date="2026-09-23T16:05:04Z">
              <w:tcPr>
                <w:tcW w:w="3184" w:type="pct"/>
                <w:tcBorders>
                  <w:top w:val="single" w:color="000000" w:sz="4" w:space="0"/>
                  <w:left w:val="single" w:color="000000" w:sz="4" w:space="0"/>
                  <w:bottom w:val="single" w:color="000000" w:sz="4" w:space="0"/>
                  <w:right w:val="single" w:color="000000" w:sz="4" w:space="0"/>
                </w:tcBorders>
                <w:noWrap/>
                <w:vAlign w:val="center"/>
              </w:tcPr>
            </w:tcPrChange>
          </w:tcPr>
          <w:p w14:paraId="608A6298">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单相光伏储能变流器监控协议</w:t>
            </w:r>
          </w:p>
          <w:p w14:paraId="1A965704">
            <w:pPr>
              <w:widowControl/>
              <w:spacing w:line="240" w:lineRule="auto"/>
              <w:ind w:firstLine="0" w:firstLineChars="0"/>
              <w:jc w:val="center"/>
              <w:textAlignment w:val="cente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小储能</w:t>
            </w:r>
            <w:r>
              <w:rPr>
                <w:rFonts w:ascii="宋体" w:hAnsi="宋体" w:cs="宋体"/>
                <w:color w:val="000000" w:themeColor="text1"/>
                <w:szCs w:val="21"/>
                <w14:textFill>
                  <w14:solidFill>
                    <w14:schemeClr w14:val="tx1"/>
                  </w14:solidFill>
                </w14:textFill>
              </w:rPr>
              <w:t>)V1.06</w:t>
            </w:r>
          </w:p>
        </w:tc>
        <w:tc>
          <w:tcPr>
            <w:tcW w:w="1483" w:type="pct"/>
            <w:tcBorders>
              <w:top w:val="single" w:color="000000" w:sz="4" w:space="0"/>
              <w:left w:val="single" w:color="000000" w:sz="4" w:space="0"/>
              <w:bottom w:val="single" w:color="000000" w:sz="4" w:space="0"/>
              <w:right w:val="single" w:color="000000" w:sz="4" w:space="0"/>
            </w:tcBorders>
            <w:noWrap/>
            <w:vAlign w:val="center"/>
            <w:tcPrChange w:id="179" w:author="GaaihoengNg" w:date="2026-09-23T16:05:04Z">
              <w:tcPr>
                <w:tcW w:w="1271" w:type="pct"/>
                <w:tcBorders>
                  <w:top w:val="single" w:color="000000" w:sz="4" w:space="0"/>
                  <w:left w:val="single" w:color="000000" w:sz="4" w:space="0"/>
                  <w:bottom w:val="single" w:color="000000" w:sz="4" w:space="0"/>
                  <w:right w:val="single" w:color="000000" w:sz="4" w:space="0"/>
                </w:tcBorders>
                <w:noWrap/>
                <w:vAlign w:val="center"/>
              </w:tcPr>
            </w:tcPrChange>
          </w:tcPr>
          <w:p w14:paraId="18314CC4">
            <w:pPr>
              <w:widowControl/>
              <w:spacing w:line="240" w:lineRule="auto"/>
              <w:ind w:firstLine="0" w:firstLineChars="0"/>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szCs w:val="21"/>
                <w14:textFill>
                  <w14:solidFill>
                    <w14:schemeClr w14:val="tx1"/>
                  </w14:solidFill>
                </w14:textFill>
              </w:rPr>
              <w:t>厦门科华恒盛股份有限公司</w:t>
            </w:r>
          </w:p>
        </w:tc>
      </w:tr>
    </w:tbl>
    <w:p w14:paraId="129C3EE0">
      <w:pPr>
        <w:widowControl/>
        <w:jc w:val="center"/>
        <w:textAlignment w:val="center"/>
        <w:rPr>
          <w:rFonts w:ascii="宋体" w:hAnsi="宋体" w:cs="宋体"/>
          <w:color w:val="000000" w:themeColor="text1"/>
          <w:kern w:val="0"/>
          <w:szCs w:val="21"/>
          <w:lang w:bidi="ar"/>
          <w14:textFill>
            <w14:solidFill>
              <w14:schemeClr w14:val="tx1"/>
            </w14:solidFill>
          </w14:textFill>
        </w:rPr>
        <w:sectPr>
          <w:pgSz w:w="11906" w:h="16838"/>
          <w:pgMar w:top="1440" w:right="1800" w:bottom="1440" w:left="1800" w:header="851" w:footer="992" w:gutter="0"/>
          <w:cols w:space="720" w:num="1"/>
          <w:docGrid w:type="lines" w:linePitch="312" w:charSpace="0"/>
        </w:sectPr>
      </w:pPr>
    </w:p>
    <w:p w14:paraId="49896336">
      <w:pPr>
        <w:pStyle w:val="27"/>
        <w:tabs>
          <w:tab w:val="left" w:pos="360"/>
        </w:tabs>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bookmarkStart w:id="497" w:name="_Toc1088306447"/>
      <w:bookmarkStart w:id="498" w:name="_Toc970257711"/>
      <w:bookmarkStart w:id="499" w:name="_Toc1665108818"/>
      <w:bookmarkStart w:id="500" w:name="_Toc14320"/>
      <w:r>
        <w:rPr>
          <w:rFonts w:hint="eastAsia"/>
          <w:color w:val="000000" w:themeColor="text1"/>
          <w14:textFill>
            <w14:solidFill>
              <w14:schemeClr w14:val="tx1"/>
            </w14:solidFill>
          </w14:textFill>
        </w:rPr>
        <w:t>协议转换单元转接线/无线接口转换器需适配主流逆变器接口：</w:t>
      </w:r>
      <w:bookmarkEnd w:id="497"/>
      <w:bookmarkEnd w:id="498"/>
      <w:bookmarkEnd w:id="499"/>
      <w:bookmarkEnd w:id="500"/>
    </w:p>
    <w:tbl>
      <w:tblPr>
        <w:tblStyle w:val="19"/>
        <w:tblW w:w="4851" w:type="pct"/>
        <w:jc w:val="center"/>
        <w:tblLayout w:type="autofit"/>
        <w:tblCellMar>
          <w:top w:w="0" w:type="dxa"/>
          <w:left w:w="108" w:type="dxa"/>
          <w:bottom w:w="0" w:type="dxa"/>
          <w:right w:w="108" w:type="dxa"/>
        </w:tblCellMar>
      </w:tblPr>
      <w:tblGrid>
        <w:gridCol w:w="638"/>
        <w:gridCol w:w="2419"/>
        <w:gridCol w:w="1400"/>
        <w:gridCol w:w="3601"/>
      </w:tblGrid>
      <w:tr w14:paraId="0E07D286">
        <w:tblPrEx>
          <w:tblCellMar>
            <w:top w:w="0" w:type="dxa"/>
            <w:left w:w="108" w:type="dxa"/>
            <w:bottom w:w="0" w:type="dxa"/>
            <w:right w:w="108" w:type="dxa"/>
          </w:tblCellMar>
        </w:tblPrEx>
        <w:trPr>
          <w:trHeight w:val="397" w:hRule="atLeast"/>
          <w:tblHeader/>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53155D3B">
            <w:pPr>
              <w:ind w:firstLine="0" w:firstLineChars="0"/>
              <w:jc w:val="center"/>
              <w:textAlignment w:val="center"/>
              <w:rPr>
                <w:rFonts w:ascii="宋体" w:hAnsi="宋体" w:cs="宋体"/>
                <w:b/>
                <w:bCs/>
                <w:color w:val="000000"/>
                <w:szCs w:val="21"/>
              </w:rPr>
            </w:pPr>
            <w:r>
              <w:rPr>
                <w:rFonts w:hint="eastAsia" w:ascii="宋体" w:hAnsi="宋体" w:cs="宋体"/>
                <w:b/>
                <w:bCs/>
                <w:szCs w:val="21"/>
                <w:lang w:bidi="ar"/>
              </w:rPr>
              <w:t>序号</w:t>
            </w:r>
          </w:p>
        </w:tc>
        <w:tc>
          <w:tcPr>
            <w:tcW w:w="1551" w:type="pct"/>
            <w:tcBorders>
              <w:top w:val="single" w:color="auto" w:sz="4" w:space="0"/>
              <w:left w:val="single" w:color="auto" w:sz="4" w:space="0"/>
              <w:bottom w:val="single" w:color="auto" w:sz="4" w:space="0"/>
              <w:right w:val="single" w:color="auto" w:sz="4" w:space="0"/>
            </w:tcBorders>
            <w:noWrap/>
            <w:vAlign w:val="center"/>
          </w:tcPr>
          <w:p w14:paraId="05E92D0F">
            <w:pPr>
              <w:ind w:firstLine="0" w:firstLineChars="0"/>
              <w:jc w:val="center"/>
              <w:textAlignment w:val="center"/>
              <w:rPr>
                <w:rFonts w:ascii="宋体" w:hAnsi="宋体" w:cs="宋体"/>
                <w:b/>
                <w:bCs/>
                <w:color w:val="000000"/>
                <w:szCs w:val="21"/>
              </w:rPr>
            </w:pPr>
            <w:r>
              <w:rPr>
                <w:rFonts w:hint="eastAsia" w:ascii="宋体" w:hAnsi="宋体" w:cs="宋体"/>
                <w:b/>
                <w:bCs/>
                <w:szCs w:val="21"/>
                <w:lang w:bidi="ar"/>
              </w:rPr>
              <w:t>光伏逆变器接口类型</w:t>
            </w:r>
          </w:p>
        </w:tc>
        <w:tc>
          <w:tcPr>
            <w:tcW w:w="837" w:type="pct"/>
            <w:tcBorders>
              <w:top w:val="single" w:color="auto" w:sz="4" w:space="0"/>
              <w:left w:val="single" w:color="auto" w:sz="4" w:space="0"/>
              <w:bottom w:val="single" w:color="auto" w:sz="4" w:space="0"/>
              <w:right w:val="single" w:color="auto" w:sz="4" w:space="0"/>
            </w:tcBorders>
            <w:noWrap/>
            <w:vAlign w:val="center"/>
          </w:tcPr>
          <w:p w14:paraId="095AAD31">
            <w:pPr>
              <w:ind w:firstLine="0" w:firstLineChars="0"/>
              <w:jc w:val="center"/>
              <w:textAlignment w:val="center"/>
              <w:rPr>
                <w:rFonts w:ascii="宋体" w:hAnsi="宋体" w:cs="宋体"/>
                <w:b/>
                <w:bCs/>
                <w:szCs w:val="21"/>
                <w:lang w:bidi="ar"/>
              </w:rPr>
            </w:pPr>
            <w:r>
              <w:rPr>
                <w:rFonts w:hint="eastAsia" w:ascii="宋体" w:hAnsi="宋体" w:cs="宋体"/>
                <w:b/>
                <w:bCs/>
                <w:szCs w:val="21"/>
                <w:lang w:bidi="ar"/>
              </w:rPr>
              <w:t>接口图片</w:t>
            </w:r>
          </w:p>
        </w:tc>
        <w:tc>
          <w:tcPr>
            <w:tcW w:w="2284" w:type="pct"/>
            <w:tcBorders>
              <w:top w:val="single" w:color="auto" w:sz="4" w:space="0"/>
              <w:left w:val="single" w:color="auto" w:sz="4" w:space="0"/>
              <w:bottom w:val="single" w:color="auto" w:sz="4" w:space="0"/>
              <w:right w:val="single" w:color="auto" w:sz="4" w:space="0"/>
            </w:tcBorders>
            <w:noWrap/>
            <w:vAlign w:val="center"/>
          </w:tcPr>
          <w:p w14:paraId="1DB64398">
            <w:pPr>
              <w:ind w:firstLine="0" w:firstLineChars="0"/>
              <w:jc w:val="center"/>
              <w:textAlignment w:val="center"/>
              <w:rPr>
                <w:rFonts w:ascii="宋体" w:hAnsi="宋体" w:cs="宋体"/>
                <w:b/>
                <w:bCs/>
                <w:color w:val="000000"/>
                <w:szCs w:val="21"/>
              </w:rPr>
            </w:pPr>
            <w:r>
              <w:rPr>
                <w:rFonts w:hint="eastAsia" w:ascii="宋体" w:hAnsi="宋体" w:cs="宋体"/>
                <w:b/>
                <w:bCs/>
                <w:szCs w:val="21"/>
                <w:lang w:bidi="ar"/>
              </w:rPr>
              <w:t>主要厂商</w:t>
            </w:r>
          </w:p>
        </w:tc>
      </w:tr>
      <w:tr w14:paraId="4F0B175D">
        <w:tblPrEx>
          <w:tblCellMar>
            <w:top w:w="0" w:type="dxa"/>
            <w:left w:w="108" w:type="dxa"/>
            <w:bottom w:w="0" w:type="dxa"/>
            <w:right w:w="108" w:type="dxa"/>
          </w:tblCellMar>
        </w:tblPrEx>
        <w:trPr>
          <w:trHeight w:val="893"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1B24AC08">
            <w:pPr>
              <w:ind w:firstLine="0" w:firstLineChars="0"/>
              <w:jc w:val="center"/>
              <w:textAlignment w:val="center"/>
              <w:rPr>
                <w:rFonts w:ascii="宋体" w:hAnsi="宋体" w:cs="宋体"/>
                <w:color w:val="000000"/>
                <w:szCs w:val="21"/>
              </w:rPr>
            </w:pPr>
            <w:r>
              <w:rPr>
                <w:rFonts w:hint="eastAsia" w:ascii="宋体" w:hAnsi="宋体" w:cs="宋体"/>
                <w:szCs w:val="21"/>
                <w:lang w:bidi="ar"/>
              </w:rPr>
              <w:t>1</w:t>
            </w:r>
          </w:p>
        </w:tc>
        <w:tc>
          <w:tcPr>
            <w:tcW w:w="1551" w:type="pct"/>
            <w:tcBorders>
              <w:top w:val="single" w:color="auto" w:sz="4" w:space="0"/>
              <w:left w:val="single" w:color="auto" w:sz="4" w:space="0"/>
              <w:bottom w:val="single" w:color="auto" w:sz="4" w:space="0"/>
              <w:right w:val="single" w:color="auto" w:sz="4" w:space="0"/>
            </w:tcBorders>
            <w:vAlign w:val="center"/>
          </w:tcPr>
          <w:p w14:paraId="7ECBE383">
            <w:pPr>
              <w:ind w:firstLine="0" w:firstLineChars="0"/>
              <w:jc w:val="center"/>
              <w:textAlignment w:val="center"/>
              <w:rPr>
                <w:rFonts w:ascii="宋体" w:hAnsi="宋体" w:cs="宋体"/>
                <w:color w:val="000000"/>
                <w:szCs w:val="21"/>
              </w:rPr>
            </w:pPr>
            <w:r>
              <w:rPr>
                <w:rFonts w:hint="eastAsia" w:ascii="宋体" w:hAnsi="宋体" w:cs="宋体"/>
                <w:color w:val="000000"/>
                <w:szCs w:val="21"/>
              </w:rPr>
              <w:t>USB接口</w:t>
            </w:r>
          </w:p>
        </w:tc>
        <w:tc>
          <w:tcPr>
            <w:tcW w:w="837" w:type="pct"/>
            <w:tcBorders>
              <w:top w:val="single" w:color="auto" w:sz="4" w:space="0"/>
              <w:left w:val="single" w:color="auto" w:sz="4" w:space="0"/>
              <w:bottom w:val="single" w:color="auto" w:sz="4" w:space="0"/>
              <w:right w:val="single" w:color="auto" w:sz="4" w:space="0"/>
            </w:tcBorders>
            <w:vAlign w:val="center"/>
          </w:tcPr>
          <w:p w14:paraId="18FA21CF">
            <w:pPr>
              <w:ind w:firstLine="0" w:firstLineChars="0"/>
              <w:jc w:val="center"/>
              <w:textAlignment w:val="center"/>
              <w:rPr>
                <w:rFonts w:ascii="宋体" w:hAnsi="宋体" w:cs="宋体"/>
                <w:color w:val="000000"/>
                <w:szCs w:val="21"/>
              </w:rPr>
            </w:pPr>
            <w:r>
              <w:rPr>
                <w:rFonts w:ascii="宋体" w:hAnsi="宋体" w:cs="宋体"/>
                <w:szCs w:val="21"/>
              </w:rPr>
              <w:drawing>
                <wp:inline distT="0" distB="0" distL="114300" distR="114300">
                  <wp:extent cx="597535" cy="556260"/>
                  <wp:effectExtent l="0" t="0" r="12065" b="762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44"/>
                          <a:srcRect t="20833"/>
                          <a:stretch>
                            <a:fillRect/>
                          </a:stretch>
                        </pic:blipFill>
                        <pic:spPr>
                          <a:xfrm>
                            <a:off x="0" y="0"/>
                            <a:ext cx="597535" cy="55626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728DD3EF">
            <w:pPr>
              <w:ind w:firstLine="0" w:firstLineChars="0"/>
              <w:textAlignment w:val="center"/>
              <w:rPr>
                <w:rFonts w:ascii="宋体" w:hAnsi="宋体" w:cs="宋体"/>
                <w:color w:val="000000"/>
                <w:szCs w:val="21"/>
              </w:rPr>
            </w:pPr>
            <w:r>
              <w:rPr>
                <w:rFonts w:hint="eastAsia" w:ascii="宋体" w:hAnsi="宋体" w:cs="宋体"/>
                <w:color w:val="000000"/>
                <w:szCs w:val="21"/>
              </w:rPr>
              <w:t>华为（USB3.0）、固德威（USB3.0）、爱仕维（USB2.0）</w:t>
            </w:r>
          </w:p>
        </w:tc>
      </w:tr>
      <w:tr w14:paraId="1170F751">
        <w:tblPrEx>
          <w:tblCellMar>
            <w:top w:w="0" w:type="dxa"/>
            <w:left w:w="108" w:type="dxa"/>
            <w:bottom w:w="0" w:type="dxa"/>
            <w:right w:w="108" w:type="dxa"/>
          </w:tblCellMar>
        </w:tblPrEx>
        <w:trPr>
          <w:trHeight w:val="905"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60C6D1F2">
            <w:pPr>
              <w:ind w:firstLine="0" w:firstLineChars="0"/>
              <w:jc w:val="center"/>
              <w:textAlignment w:val="center"/>
              <w:rPr>
                <w:rFonts w:ascii="宋体" w:hAnsi="宋体" w:cs="宋体"/>
                <w:szCs w:val="21"/>
                <w:lang w:bidi="ar"/>
              </w:rPr>
            </w:pPr>
            <w:r>
              <w:rPr>
                <w:rFonts w:hint="eastAsia" w:ascii="宋体" w:hAnsi="宋体" w:cs="宋体"/>
                <w:szCs w:val="21"/>
                <w:lang w:bidi="ar"/>
              </w:rPr>
              <w:t>2</w:t>
            </w:r>
          </w:p>
        </w:tc>
        <w:tc>
          <w:tcPr>
            <w:tcW w:w="1551" w:type="pct"/>
            <w:tcBorders>
              <w:top w:val="single" w:color="auto" w:sz="4" w:space="0"/>
              <w:left w:val="single" w:color="auto" w:sz="4" w:space="0"/>
              <w:bottom w:val="single" w:color="auto" w:sz="4" w:space="0"/>
              <w:right w:val="single" w:color="auto" w:sz="4" w:space="0"/>
            </w:tcBorders>
            <w:vAlign w:val="center"/>
          </w:tcPr>
          <w:p w14:paraId="3D87535D">
            <w:pPr>
              <w:ind w:firstLine="0" w:firstLineChars="0"/>
              <w:jc w:val="center"/>
              <w:textAlignment w:val="center"/>
              <w:rPr>
                <w:rFonts w:ascii="宋体" w:hAnsi="宋体" w:cs="宋体"/>
                <w:color w:val="000000"/>
                <w:szCs w:val="21"/>
              </w:rPr>
            </w:pPr>
            <w:r>
              <w:rPr>
                <w:rFonts w:hint="eastAsia" w:ascii="宋体" w:hAnsi="宋体" w:cs="宋体"/>
                <w:szCs w:val="21"/>
              </w:rPr>
              <w:t>RJ45接口</w:t>
            </w:r>
          </w:p>
        </w:tc>
        <w:tc>
          <w:tcPr>
            <w:tcW w:w="837" w:type="pct"/>
            <w:tcBorders>
              <w:top w:val="single" w:color="auto" w:sz="4" w:space="0"/>
              <w:left w:val="single" w:color="auto" w:sz="4" w:space="0"/>
              <w:bottom w:val="single" w:color="auto" w:sz="4" w:space="0"/>
              <w:right w:val="single" w:color="auto" w:sz="4" w:space="0"/>
            </w:tcBorders>
            <w:vAlign w:val="center"/>
          </w:tcPr>
          <w:p w14:paraId="06012F7D">
            <w:pPr>
              <w:ind w:firstLine="0" w:firstLineChars="0"/>
              <w:jc w:val="center"/>
              <w:textAlignment w:val="center"/>
              <w:rPr>
                <w:rFonts w:ascii="宋体" w:hAnsi="宋体" w:cs="宋体"/>
                <w:szCs w:val="21"/>
              </w:rPr>
            </w:pPr>
            <w:r>
              <w:rPr>
                <w:rFonts w:ascii="宋体" w:hAnsi="宋体" w:cs="宋体"/>
                <w:szCs w:val="21"/>
              </w:rPr>
              <w:drawing>
                <wp:inline distT="0" distB="0" distL="114300" distR="114300">
                  <wp:extent cx="678815" cy="506730"/>
                  <wp:effectExtent l="0" t="0" r="6985" b="1143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45"/>
                          <a:stretch>
                            <a:fillRect/>
                          </a:stretch>
                        </pic:blipFill>
                        <pic:spPr>
                          <a:xfrm>
                            <a:off x="0" y="0"/>
                            <a:ext cx="678815" cy="50673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210D922A">
            <w:pPr>
              <w:ind w:firstLine="0" w:firstLineChars="0"/>
              <w:textAlignment w:val="center"/>
              <w:rPr>
                <w:rFonts w:ascii="宋体" w:hAnsi="宋体" w:cs="宋体"/>
                <w:color w:val="000000"/>
                <w:szCs w:val="21"/>
              </w:rPr>
            </w:pPr>
            <w:r>
              <w:rPr>
                <w:rFonts w:hint="eastAsia" w:ascii="宋体" w:hAnsi="宋体" w:cs="宋体"/>
                <w:color w:val="000000"/>
                <w:szCs w:val="21"/>
              </w:rPr>
              <w:t>阳光电源</w:t>
            </w:r>
          </w:p>
        </w:tc>
      </w:tr>
      <w:tr w14:paraId="58B1090C">
        <w:tblPrEx>
          <w:tblCellMar>
            <w:top w:w="0" w:type="dxa"/>
            <w:left w:w="108" w:type="dxa"/>
            <w:bottom w:w="0" w:type="dxa"/>
            <w:right w:w="108" w:type="dxa"/>
          </w:tblCellMar>
        </w:tblPrEx>
        <w:trPr>
          <w:trHeight w:val="850"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27641549">
            <w:pPr>
              <w:ind w:firstLine="0" w:firstLineChars="0"/>
              <w:jc w:val="center"/>
              <w:textAlignment w:val="center"/>
              <w:rPr>
                <w:rFonts w:ascii="宋体" w:hAnsi="宋体" w:cs="宋体"/>
                <w:szCs w:val="21"/>
                <w:lang w:bidi="ar"/>
              </w:rPr>
            </w:pPr>
            <w:r>
              <w:rPr>
                <w:rFonts w:hint="eastAsia" w:ascii="宋体" w:hAnsi="宋体" w:cs="宋体"/>
                <w:szCs w:val="21"/>
                <w:lang w:bidi="ar"/>
              </w:rPr>
              <w:t>3</w:t>
            </w:r>
          </w:p>
        </w:tc>
        <w:tc>
          <w:tcPr>
            <w:tcW w:w="1551" w:type="pct"/>
            <w:tcBorders>
              <w:top w:val="single" w:color="auto" w:sz="4" w:space="0"/>
              <w:left w:val="single" w:color="auto" w:sz="4" w:space="0"/>
              <w:bottom w:val="single" w:color="auto" w:sz="4" w:space="0"/>
              <w:right w:val="single" w:color="auto" w:sz="4" w:space="0"/>
            </w:tcBorders>
            <w:vAlign w:val="center"/>
          </w:tcPr>
          <w:p w14:paraId="6FA3F871">
            <w:pPr>
              <w:ind w:firstLine="0" w:firstLineChars="0"/>
              <w:jc w:val="center"/>
              <w:textAlignment w:val="center"/>
              <w:rPr>
                <w:rFonts w:ascii="宋体" w:hAnsi="宋体" w:cs="宋体"/>
                <w:color w:val="000000"/>
                <w:szCs w:val="21"/>
              </w:rPr>
            </w:pPr>
            <w:r>
              <w:rPr>
                <w:rFonts w:hint="eastAsia" w:ascii="宋体" w:hAnsi="宋体" w:cs="宋体"/>
                <w:szCs w:val="21"/>
              </w:rPr>
              <w:t>4针航空插头</w:t>
            </w:r>
          </w:p>
        </w:tc>
        <w:tc>
          <w:tcPr>
            <w:tcW w:w="837" w:type="pct"/>
            <w:tcBorders>
              <w:top w:val="single" w:color="auto" w:sz="4" w:space="0"/>
              <w:left w:val="single" w:color="auto" w:sz="4" w:space="0"/>
              <w:bottom w:val="single" w:color="auto" w:sz="4" w:space="0"/>
              <w:right w:val="single" w:color="auto" w:sz="4" w:space="0"/>
            </w:tcBorders>
            <w:vAlign w:val="center"/>
          </w:tcPr>
          <w:p w14:paraId="1D50782B">
            <w:pPr>
              <w:ind w:firstLine="0" w:firstLineChars="0"/>
              <w:jc w:val="center"/>
              <w:textAlignment w:val="center"/>
              <w:rPr>
                <w:rFonts w:ascii="宋体" w:hAnsi="宋体" w:cs="宋体"/>
                <w:color w:val="000000"/>
                <w:szCs w:val="21"/>
              </w:rPr>
            </w:pPr>
            <w:r>
              <w:rPr>
                <w:rFonts w:ascii="宋体" w:hAnsi="宋体" w:cs="宋体"/>
                <w:szCs w:val="21"/>
              </w:rPr>
              <w:drawing>
                <wp:inline distT="0" distB="0" distL="114300" distR="114300">
                  <wp:extent cx="523875" cy="502920"/>
                  <wp:effectExtent l="0" t="0" r="10160"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46"/>
                          <a:srcRect t="38702" r="16412" b="9209"/>
                          <a:stretch>
                            <a:fillRect/>
                          </a:stretch>
                        </pic:blipFill>
                        <pic:spPr>
                          <a:xfrm>
                            <a:off x="0" y="0"/>
                            <a:ext cx="523875" cy="50292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5E2290A4">
            <w:pPr>
              <w:ind w:firstLine="0" w:firstLineChars="0"/>
              <w:textAlignment w:val="center"/>
              <w:rPr>
                <w:rFonts w:ascii="宋体" w:hAnsi="宋体" w:cs="宋体"/>
                <w:color w:val="000000"/>
                <w:szCs w:val="21"/>
              </w:rPr>
            </w:pPr>
            <w:r>
              <w:rPr>
                <w:rFonts w:hint="eastAsia" w:ascii="宋体" w:hAnsi="宋体" w:cs="宋体"/>
                <w:color w:val="000000"/>
                <w:szCs w:val="21"/>
              </w:rPr>
              <w:t>古瑞瓦特、锦浪、禾望</w:t>
            </w:r>
          </w:p>
        </w:tc>
      </w:tr>
      <w:tr w14:paraId="4A32BA9A">
        <w:tblPrEx>
          <w:tblCellMar>
            <w:top w:w="0" w:type="dxa"/>
            <w:left w:w="108" w:type="dxa"/>
            <w:bottom w:w="0" w:type="dxa"/>
            <w:right w:w="108" w:type="dxa"/>
          </w:tblCellMar>
        </w:tblPrEx>
        <w:trPr>
          <w:trHeight w:val="960"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2F529AF7">
            <w:pPr>
              <w:ind w:firstLine="0" w:firstLineChars="0"/>
              <w:jc w:val="center"/>
              <w:textAlignment w:val="center"/>
              <w:rPr>
                <w:rFonts w:ascii="宋体" w:hAnsi="宋体" w:cs="宋体"/>
                <w:color w:val="000000"/>
                <w:szCs w:val="21"/>
              </w:rPr>
            </w:pPr>
            <w:r>
              <w:rPr>
                <w:rFonts w:hint="eastAsia" w:ascii="宋体" w:hAnsi="宋体" w:cs="宋体"/>
                <w:szCs w:val="21"/>
                <w:lang w:bidi="ar"/>
              </w:rPr>
              <w:t>4</w:t>
            </w:r>
          </w:p>
        </w:tc>
        <w:tc>
          <w:tcPr>
            <w:tcW w:w="1551" w:type="pct"/>
            <w:tcBorders>
              <w:top w:val="single" w:color="auto" w:sz="4" w:space="0"/>
              <w:left w:val="single" w:color="auto" w:sz="4" w:space="0"/>
              <w:bottom w:val="single" w:color="auto" w:sz="4" w:space="0"/>
              <w:right w:val="single" w:color="auto" w:sz="4" w:space="0"/>
            </w:tcBorders>
            <w:vAlign w:val="center"/>
          </w:tcPr>
          <w:p w14:paraId="185C26CC">
            <w:pPr>
              <w:ind w:firstLine="0" w:firstLineChars="0"/>
              <w:jc w:val="center"/>
              <w:textAlignment w:val="center"/>
              <w:rPr>
                <w:rFonts w:ascii="宋体" w:hAnsi="宋体" w:cs="宋体"/>
                <w:szCs w:val="21"/>
              </w:rPr>
            </w:pPr>
            <w:r>
              <w:rPr>
                <w:rFonts w:hint="eastAsia" w:ascii="宋体" w:hAnsi="宋体" w:cs="宋体"/>
                <w:szCs w:val="21"/>
              </w:rPr>
              <w:t>DB9接口</w:t>
            </w:r>
          </w:p>
        </w:tc>
        <w:tc>
          <w:tcPr>
            <w:tcW w:w="837" w:type="pct"/>
            <w:tcBorders>
              <w:top w:val="single" w:color="auto" w:sz="4" w:space="0"/>
              <w:left w:val="single" w:color="auto" w:sz="4" w:space="0"/>
              <w:bottom w:val="single" w:color="auto" w:sz="4" w:space="0"/>
              <w:right w:val="single" w:color="auto" w:sz="4" w:space="0"/>
            </w:tcBorders>
            <w:vAlign w:val="center"/>
          </w:tcPr>
          <w:p w14:paraId="76713BDA">
            <w:pPr>
              <w:ind w:firstLine="0" w:firstLineChars="0"/>
              <w:jc w:val="center"/>
              <w:textAlignment w:val="center"/>
              <w:rPr>
                <w:rFonts w:ascii="宋体" w:hAnsi="宋体" w:cs="宋体"/>
                <w:szCs w:val="21"/>
              </w:rPr>
            </w:pPr>
            <w:r>
              <w:rPr>
                <w:rFonts w:hint="eastAsia" w:ascii="宋体" w:hAnsi="宋体" w:cs="宋体"/>
                <w:szCs w:val="21"/>
              </w:rPr>
              <w:drawing>
                <wp:inline distT="0" distB="0" distL="114300" distR="114300">
                  <wp:extent cx="751840" cy="523875"/>
                  <wp:effectExtent l="0" t="0" r="0" b="10160"/>
                  <wp:docPr id="46" name="图片 6" descr="172351445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1723514456002"/>
                          <pic:cNvPicPr>
                            <a:picLocks noChangeAspect="1"/>
                          </pic:cNvPicPr>
                        </pic:nvPicPr>
                        <pic:blipFill>
                          <a:blip r:embed="rId47"/>
                          <a:srcRect t="17528" r="10719" b="899"/>
                          <a:stretch>
                            <a:fillRect/>
                          </a:stretch>
                        </pic:blipFill>
                        <pic:spPr>
                          <a:xfrm>
                            <a:off x="0" y="0"/>
                            <a:ext cx="751840" cy="523875"/>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6A9DAAA0">
            <w:pPr>
              <w:ind w:firstLine="0" w:firstLineChars="0"/>
              <w:textAlignment w:val="center"/>
              <w:rPr>
                <w:rFonts w:ascii="宋体" w:hAnsi="宋体" w:cs="宋体"/>
                <w:color w:val="000000"/>
                <w:szCs w:val="21"/>
              </w:rPr>
            </w:pPr>
            <w:r>
              <w:rPr>
                <w:rFonts w:hint="eastAsia" w:ascii="宋体" w:hAnsi="宋体" w:cs="宋体"/>
                <w:color w:val="000000"/>
                <w:szCs w:val="21"/>
              </w:rPr>
              <w:t>古瑞瓦特、正泰</w:t>
            </w:r>
          </w:p>
        </w:tc>
      </w:tr>
      <w:tr w14:paraId="0DB6CF00">
        <w:tblPrEx>
          <w:tblCellMar>
            <w:top w:w="0" w:type="dxa"/>
            <w:left w:w="108" w:type="dxa"/>
            <w:bottom w:w="0" w:type="dxa"/>
            <w:right w:w="108" w:type="dxa"/>
          </w:tblCellMar>
        </w:tblPrEx>
        <w:trPr>
          <w:trHeight w:val="960"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43BAAAC0">
            <w:pPr>
              <w:ind w:firstLine="0" w:firstLineChars="0"/>
              <w:jc w:val="center"/>
              <w:textAlignment w:val="center"/>
              <w:rPr>
                <w:rFonts w:ascii="宋体" w:hAnsi="宋体" w:cs="宋体"/>
                <w:szCs w:val="21"/>
                <w:lang w:bidi="ar"/>
              </w:rPr>
            </w:pPr>
            <w:r>
              <w:rPr>
                <w:rFonts w:hint="eastAsia" w:ascii="宋体" w:hAnsi="宋体" w:cs="宋体"/>
                <w:szCs w:val="21"/>
                <w:lang w:bidi="ar"/>
              </w:rPr>
              <w:t>5</w:t>
            </w:r>
          </w:p>
        </w:tc>
        <w:tc>
          <w:tcPr>
            <w:tcW w:w="1551" w:type="pct"/>
            <w:tcBorders>
              <w:top w:val="single" w:color="auto" w:sz="4" w:space="0"/>
              <w:left w:val="single" w:color="auto" w:sz="4" w:space="0"/>
              <w:bottom w:val="single" w:color="auto" w:sz="4" w:space="0"/>
              <w:right w:val="single" w:color="auto" w:sz="4" w:space="0"/>
            </w:tcBorders>
            <w:vAlign w:val="center"/>
          </w:tcPr>
          <w:p w14:paraId="19352F6F">
            <w:pPr>
              <w:ind w:firstLine="0" w:firstLineChars="0"/>
              <w:jc w:val="center"/>
              <w:textAlignment w:val="center"/>
              <w:rPr>
                <w:rFonts w:ascii="宋体" w:hAnsi="宋体" w:cs="宋体"/>
                <w:szCs w:val="21"/>
              </w:rPr>
            </w:pPr>
            <w:r>
              <w:rPr>
                <w:rFonts w:hint="eastAsia" w:ascii="宋体" w:hAnsi="宋体" w:cs="宋体"/>
                <w:szCs w:val="21"/>
              </w:rPr>
              <w:t>圆形6针接口</w:t>
            </w:r>
          </w:p>
        </w:tc>
        <w:tc>
          <w:tcPr>
            <w:tcW w:w="837" w:type="pct"/>
            <w:tcBorders>
              <w:top w:val="single" w:color="auto" w:sz="4" w:space="0"/>
              <w:left w:val="single" w:color="auto" w:sz="4" w:space="0"/>
              <w:bottom w:val="single" w:color="auto" w:sz="4" w:space="0"/>
              <w:right w:val="single" w:color="auto" w:sz="4" w:space="0"/>
            </w:tcBorders>
            <w:vAlign w:val="center"/>
          </w:tcPr>
          <w:p w14:paraId="5CB69541">
            <w:pPr>
              <w:ind w:firstLine="0" w:firstLineChars="0"/>
              <w:jc w:val="center"/>
              <w:textAlignment w:val="center"/>
              <w:rPr>
                <w:rFonts w:ascii="宋体" w:hAnsi="宋体" w:cs="宋体"/>
                <w:color w:val="000000"/>
                <w:szCs w:val="21"/>
              </w:rPr>
            </w:pPr>
            <w:r>
              <w:rPr>
                <w:rFonts w:ascii="宋体" w:hAnsi="宋体" w:cs="宋体"/>
                <w:szCs w:val="21"/>
              </w:rPr>
              <w:drawing>
                <wp:inline distT="0" distB="0" distL="114300" distR="114300">
                  <wp:extent cx="538480" cy="524510"/>
                  <wp:effectExtent l="0" t="0" r="10160" b="9525"/>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48"/>
                          <a:srcRect l="19180" t="15765" r="18391" b="16176"/>
                          <a:stretch>
                            <a:fillRect/>
                          </a:stretch>
                        </pic:blipFill>
                        <pic:spPr>
                          <a:xfrm>
                            <a:off x="0" y="0"/>
                            <a:ext cx="538480" cy="52451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3B69D2F0">
            <w:pPr>
              <w:ind w:firstLine="0" w:firstLineChars="0"/>
              <w:textAlignment w:val="center"/>
              <w:rPr>
                <w:rFonts w:ascii="宋体" w:hAnsi="宋体" w:cs="宋体"/>
                <w:color w:val="000000"/>
                <w:szCs w:val="21"/>
              </w:rPr>
            </w:pPr>
            <w:r>
              <w:rPr>
                <w:rFonts w:hint="eastAsia" w:ascii="宋体" w:hAnsi="宋体" w:cs="宋体"/>
                <w:color w:val="000000"/>
                <w:szCs w:val="21"/>
              </w:rPr>
              <w:t>固德威</w:t>
            </w:r>
          </w:p>
        </w:tc>
      </w:tr>
      <w:tr w14:paraId="6ACA2365">
        <w:tblPrEx>
          <w:tblCellMar>
            <w:top w:w="0" w:type="dxa"/>
            <w:left w:w="108" w:type="dxa"/>
            <w:bottom w:w="0" w:type="dxa"/>
            <w:right w:w="108" w:type="dxa"/>
          </w:tblCellMar>
        </w:tblPrEx>
        <w:trPr>
          <w:trHeight w:val="1065"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2462BFF5">
            <w:pPr>
              <w:ind w:firstLine="0" w:firstLineChars="0"/>
              <w:jc w:val="center"/>
              <w:textAlignment w:val="center"/>
              <w:rPr>
                <w:rFonts w:ascii="宋体" w:hAnsi="宋体" w:cs="宋体"/>
                <w:color w:val="000000"/>
                <w:szCs w:val="21"/>
              </w:rPr>
            </w:pPr>
            <w:r>
              <w:rPr>
                <w:rFonts w:hint="eastAsia" w:ascii="宋体" w:hAnsi="宋体" w:cs="宋体"/>
                <w:szCs w:val="21"/>
                <w:lang w:bidi="ar"/>
              </w:rPr>
              <w:t>6</w:t>
            </w:r>
          </w:p>
        </w:tc>
        <w:tc>
          <w:tcPr>
            <w:tcW w:w="1551" w:type="pct"/>
            <w:tcBorders>
              <w:top w:val="single" w:color="auto" w:sz="4" w:space="0"/>
              <w:left w:val="single" w:color="auto" w:sz="4" w:space="0"/>
              <w:bottom w:val="single" w:color="auto" w:sz="4" w:space="0"/>
              <w:right w:val="single" w:color="auto" w:sz="4" w:space="0"/>
            </w:tcBorders>
            <w:vAlign w:val="center"/>
          </w:tcPr>
          <w:p w14:paraId="40659D7D">
            <w:pPr>
              <w:ind w:firstLine="0" w:firstLineChars="0"/>
              <w:jc w:val="center"/>
              <w:textAlignment w:val="center"/>
              <w:rPr>
                <w:rFonts w:ascii="宋体" w:hAnsi="宋体" w:cs="宋体"/>
                <w:color w:val="000000"/>
                <w:szCs w:val="21"/>
              </w:rPr>
            </w:pPr>
            <w:r>
              <w:rPr>
                <w:rFonts w:hint="eastAsia" w:ascii="宋体" w:hAnsi="宋体" w:cs="宋体"/>
                <w:szCs w:val="21"/>
              </w:rPr>
              <w:t>16针接口</w:t>
            </w:r>
          </w:p>
        </w:tc>
        <w:tc>
          <w:tcPr>
            <w:tcW w:w="837" w:type="pct"/>
            <w:tcBorders>
              <w:top w:val="single" w:color="auto" w:sz="4" w:space="0"/>
              <w:left w:val="single" w:color="auto" w:sz="4" w:space="0"/>
              <w:bottom w:val="single" w:color="auto" w:sz="4" w:space="0"/>
              <w:right w:val="single" w:color="auto" w:sz="4" w:space="0"/>
            </w:tcBorders>
            <w:vAlign w:val="center"/>
          </w:tcPr>
          <w:p w14:paraId="2609FADE">
            <w:pPr>
              <w:ind w:firstLine="0" w:firstLineChars="0"/>
              <w:jc w:val="center"/>
              <w:textAlignment w:val="center"/>
              <w:rPr>
                <w:rFonts w:ascii="宋体" w:hAnsi="宋体" w:cs="宋体"/>
                <w:color w:val="000000"/>
                <w:szCs w:val="21"/>
              </w:rPr>
            </w:pPr>
            <w:r>
              <w:rPr>
                <w:rFonts w:ascii="宋体" w:hAnsi="宋体" w:cs="宋体"/>
                <w:szCs w:val="21"/>
              </w:rPr>
              <w:drawing>
                <wp:inline distT="0" distB="0" distL="114300" distR="114300">
                  <wp:extent cx="556895" cy="640715"/>
                  <wp:effectExtent l="0" t="0" r="6985" b="1460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49"/>
                          <a:srcRect l="24518" t="11816" r="25533" b="21634"/>
                          <a:stretch>
                            <a:fillRect/>
                          </a:stretch>
                        </pic:blipFill>
                        <pic:spPr>
                          <a:xfrm>
                            <a:off x="0" y="0"/>
                            <a:ext cx="556895" cy="640715"/>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14EA3A8A">
            <w:pPr>
              <w:ind w:firstLine="0" w:firstLineChars="0"/>
              <w:textAlignment w:val="center"/>
              <w:rPr>
                <w:rFonts w:ascii="宋体" w:hAnsi="宋体" w:cs="宋体"/>
                <w:color w:val="000000"/>
                <w:szCs w:val="21"/>
              </w:rPr>
            </w:pPr>
            <w:r>
              <w:rPr>
                <w:rFonts w:hint="eastAsia" w:ascii="宋体" w:hAnsi="宋体" w:cs="宋体"/>
                <w:color w:val="000000"/>
                <w:szCs w:val="21"/>
              </w:rPr>
              <w:t>首航新能源、古瑞瓦特</w:t>
            </w:r>
          </w:p>
        </w:tc>
      </w:tr>
      <w:tr w14:paraId="0EEE9D97">
        <w:tblPrEx>
          <w:tblCellMar>
            <w:top w:w="0" w:type="dxa"/>
            <w:left w:w="108" w:type="dxa"/>
            <w:bottom w:w="0" w:type="dxa"/>
            <w:right w:w="108" w:type="dxa"/>
          </w:tblCellMar>
        </w:tblPrEx>
        <w:trPr>
          <w:trHeight w:val="1065"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1A8B8062">
            <w:pPr>
              <w:ind w:firstLine="0" w:firstLineChars="0"/>
              <w:jc w:val="center"/>
              <w:textAlignment w:val="center"/>
              <w:rPr>
                <w:rFonts w:ascii="宋体" w:hAnsi="宋体" w:cs="宋体"/>
                <w:szCs w:val="21"/>
                <w:lang w:bidi="ar"/>
              </w:rPr>
            </w:pPr>
            <w:r>
              <w:rPr>
                <w:rFonts w:hint="eastAsia" w:ascii="宋体" w:hAnsi="宋体" w:cs="宋体"/>
                <w:szCs w:val="21"/>
                <w:lang w:bidi="ar"/>
              </w:rPr>
              <w:t>7</w:t>
            </w:r>
          </w:p>
        </w:tc>
        <w:tc>
          <w:tcPr>
            <w:tcW w:w="1551" w:type="pct"/>
            <w:tcBorders>
              <w:top w:val="single" w:color="auto" w:sz="4" w:space="0"/>
              <w:left w:val="single" w:color="auto" w:sz="4" w:space="0"/>
              <w:bottom w:val="single" w:color="auto" w:sz="4" w:space="0"/>
              <w:right w:val="single" w:color="auto" w:sz="4" w:space="0"/>
            </w:tcBorders>
            <w:vAlign w:val="center"/>
          </w:tcPr>
          <w:p w14:paraId="5D1378E8">
            <w:pPr>
              <w:ind w:firstLine="0" w:firstLineChars="0"/>
              <w:jc w:val="center"/>
              <w:textAlignment w:val="center"/>
              <w:rPr>
                <w:rFonts w:ascii="宋体" w:hAnsi="宋体" w:cs="宋体"/>
                <w:szCs w:val="21"/>
              </w:rPr>
            </w:pPr>
            <w:r>
              <w:rPr>
                <w:rFonts w:hint="eastAsia" w:ascii="宋体" w:hAnsi="宋体" w:cs="宋体"/>
                <w:szCs w:val="21"/>
              </w:rPr>
              <w:t>RS485端子排</w:t>
            </w:r>
          </w:p>
        </w:tc>
        <w:tc>
          <w:tcPr>
            <w:tcW w:w="837" w:type="pct"/>
            <w:tcBorders>
              <w:top w:val="single" w:color="auto" w:sz="4" w:space="0"/>
              <w:left w:val="single" w:color="auto" w:sz="4" w:space="0"/>
              <w:bottom w:val="single" w:color="auto" w:sz="4" w:space="0"/>
              <w:right w:val="single" w:color="auto" w:sz="4" w:space="0"/>
            </w:tcBorders>
            <w:vAlign w:val="center"/>
          </w:tcPr>
          <w:p w14:paraId="12204C69">
            <w:pPr>
              <w:ind w:firstLine="0" w:firstLineChars="0"/>
              <w:jc w:val="center"/>
              <w:textAlignment w:val="center"/>
              <w:rPr>
                <w:rFonts w:ascii="宋体" w:hAnsi="宋体" w:cs="宋体"/>
                <w:szCs w:val="21"/>
              </w:rPr>
            </w:pPr>
            <w:r>
              <w:drawing>
                <wp:inline distT="0" distB="0" distL="114300" distR="114300">
                  <wp:extent cx="675640" cy="579755"/>
                  <wp:effectExtent l="0" t="0" r="10160" b="1460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50"/>
                          <a:stretch>
                            <a:fillRect/>
                          </a:stretch>
                        </pic:blipFill>
                        <pic:spPr>
                          <a:xfrm>
                            <a:off x="0" y="0"/>
                            <a:ext cx="675640" cy="579755"/>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722304CB">
            <w:pPr>
              <w:ind w:firstLine="0" w:firstLineChars="0"/>
              <w:textAlignment w:val="center"/>
              <w:rPr>
                <w:rFonts w:ascii="宋体" w:hAnsi="宋体" w:cs="宋体"/>
                <w:color w:val="000000"/>
                <w:szCs w:val="21"/>
              </w:rPr>
            </w:pPr>
            <w:r>
              <w:rPr>
                <w:rFonts w:hint="eastAsia" w:ascii="宋体" w:hAnsi="宋体" w:cs="宋体"/>
                <w:color w:val="000000"/>
                <w:szCs w:val="21"/>
              </w:rPr>
              <w:t>固德威</w:t>
            </w:r>
          </w:p>
        </w:tc>
      </w:tr>
    </w:tbl>
    <w:p w14:paraId="435AA939">
      <w:pPr>
        <w:rPr>
          <w:rFonts w:ascii="黑体" w:hAnsi="黑体" w:eastAsia="黑体" w:cs="黑体"/>
          <w:bCs/>
          <w:kern w:val="44"/>
          <w:szCs w:val="21"/>
          <w:shd w:val="clear" w:color="auto" w:fill="FFFFFF"/>
        </w:rPr>
      </w:pPr>
    </w:p>
    <w:p w14:paraId="6DDE2BEF">
      <w:pPr>
        <w:rPr>
          <w:rFonts w:ascii="黑体" w:hAnsi="黑体" w:eastAsia="黑体" w:cs="黑体"/>
          <w:bCs/>
          <w:kern w:val="44"/>
          <w:szCs w:val="21"/>
          <w:shd w:val="clear" w:color="auto" w:fill="FFFFFF"/>
        </w:rPr>
      </w:pPr>
      <w:r>
        <w:rPr>
          <w:rFonts w:ascii="黑体" w:hAnsi="黑体" w:eastAsia="黑体" w:cs="黑体"/>
          <w:bCs/>
          <w:kern w:val="44"/>
          <w:szCs w:val="21"/>
          <w:shd w:val="clear" w:color="auto" w:fill="FFFFFF"/>
        </w:rPr>
        <w:br w:type="page"/>
      </w:r>
    </w:p>
    <w:p w14:paraId="601525EA">
      <w:pPr>
        <w:pStyle w:val="27"/>
        <w:tabs>
          <w:tab w:val="left" w:pos="360"/>
        </w:tabs>
        <w:rPr>
          <w:color w:val="000000" w:themeColor="text1"/>
          <w14:textFill>
            <w14:solidFill>
              <w14:schemeClr w14:val="tx1"/>
            </w14:solidFill>
          </w14:textFill>
        </w:rPr>
      </w:pPr>
      <w:bookmarkStart w:id="501" w:name="_Toc811837867"/>
      <w:bookmarkStart w:id="502" w:name="_Toc260084789"/>
      <w:bookmarkStart w:id="503" w:name="_Toc1768509331"/>
      <w:r>
        <w:rPr>
          <w:rFonts w:hint="eastAsia"/>
          <w:color w:val="000000" w:themeColor="text1"/>
          <w:lang w:val="en-US" w:eastAsia="zh-CN"/>
          <w14:textFill>
            <w14:solidFill>
              <w14:schemeClr w14:val="tx1"/>
            </w14:solidFill>
          </w14:textFill>
        </w:rPr>
        <w:t xml:space="preserve"> </w:t>
      </w:r>
      <w:bookmarkStart w:id="504" w:name="_Toc10418"/>
      <w:r>
        <w:rPr>
          <w:rFonts w:hint="eastAsia"/>
          <w:color w:val="000000" w:themeColor="text1"/>
          <w14:textFill>
            <w14:solidFill>
              <w14:schemeClr w14:val="tx1"/>
            </w14:solidFill>
          </w14:textFill>
        </w:rPr>
        <w:t>无线</w:t>
      </w:r>
      <w:r>
        <w:rPr>
          <w:color w:val="000000" w:themeColor="text1"/>
          <w14:textFill>
            <w14:solidFill>
              <w14:schemeClr w14:val="tx1"/>
            </w14:solidFill>
          </w14:textFill>
        </w:rPr>
        <w:t>组</w:t>
      </w:r>
      <w:r>
        <w:rPr>
          <w:rFonts w:hint="eastAsia"/>
          <w:color w:val="000000" w:themeColor="text1"/>
          <w14:textFill>
            <w14:solidFill>
              <w14:schemeClr w14:val="tx1"/>
            </w14:solidFill>
          </w14:textFill>
        </w:rPr>
        <w:t>网流程及功能要求</w:t>
      </w:r>
      <w:bookmarkEnd w:id="501"/>
      <w:bookmarkEnd w:id="502"/>
      <w:bookmarkEnd w:id="503"/>
      <w:bookmarkEnd w:id="504"/>
    </w:p>
    <w:p w14:paraId="04992F3A">
      <w:pPr>
        <w:spacing w:line="560" w:lineRule="exact"/>
        <w:ind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I</w:t>
      </w:r>
      <w:r>
        <w:rPr>
          <w:b/>
          <w:color w:val="000000" w:themeColor="text1"/>
          <w14:textFill>
            <w14:solidFill>
              <w14:schemeClr w14:val="tx1"/>
            </w14:solidFill>
          </w14:textFill>
        </w:rPr>
        <w:t xml:space="preserve">.1 </w:t>
      </w:r>
      <w:r>
        <w:rPr>
          <w:rFonts w:hint="eastAsia"/>
          <w:b/>
          <w:color w:val="000000" w:themeColor="text1"/>
          <w14:textFill>
            <w14:solidFill>
              <w14:schemeClr w14:val="tx1"/>
            </w14:solidFill>
          </w14:textFill>
        </w:rPr>
        <w:t>协议转换单元功能要求</w:t>
      </w:r>
    </w:p>
    <w:p w14:paraId="03F6AF1D">
      <w:pPr>
        <w:spacing w:line="560" w:lineRule="exact"/>
        <w:rPr>
          <w:bCs/>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协议转换单元应单独内置无线通信模组，模组应</w:t>
      </w:r>
      <w:r>
        <w:rPr>
          <w:rFonts w:hint="eastAsia"/>
          <w:color w:val="000000" w:themeColor="text1"/>
          <w:lang w:val="en-US" w:eastAsia="zh-CN"/>
          <w14:textFill>
            <w14:solidFill>
              <w14:schemeClr w14:val="tx1"/>
            </w14:solidFill>
          </w14:textFill>
        </w:rPr>
        <w:t>至少支持南网双模HRF</w:t>
      </w:r>
      <w:r>
        <w:rPr>
          <w:rFonts w:hint="eastAsia"/>
          <w:color w:val="000000" w:themeColor="text1"/>
          <w14:textFill>
            <w14:solidFill>
              <w14:schemeClr w14:val="tx1"/>
            </w14:solidFill>
          </w14:textFill>
        </w:rPr>
        <w:t>标准，</w:t>
      </w:r>
      <w:r>
        <w:rPr>
          <w:rFonts w:hint="eastAsia"/>
          <w:color w:val="000000" w:themeColor="text1"/>
          <w:lang w:val="en-US" w:eastAsia="zh-CN"/>
          <w14:textFill>
            <w14:solidFill>
              <w14:schemeClr w14:val="tx1"/>
            </w14:solidFill>
          </w14:textFill>
        </w:rPr>
        <w:t>实现互联互通</w:t>
      </w:r>
      <w:r>
        <w:rPr>
          <w:rFonts w:hint="eastAsia"/>
          <w:color w:val="000000" w:themeColor="text1"/>
          <w14:textFill>
            <w14:solidFill>
              <w14:schemeClr w14:val="tx1"/>
            </w14:solidFill>
          </w14:textFill>
        </w:rPr>
        <w:t>。协议转换单元具备独立的出厂通信地址，</w:t>
      </w:r>
      <w:r>
        <w:rPr>
          <w:rFonts w:hint="eastAsia"/>
          <w:bCs/>
          <w:color w:val="000000" w:themeColor="text1"/>
          <w14:textFill>
            <w14:solidFill>
              <w14:schemeClr w14:val="tx1"/>
            </w14:solidFill>
          </w14:textFill>
        </w:rPr>
        <w:t>存储所匹配的无线接口转换器地址列表，可通过上行通信端口设置和读取该地址列表，所能存储的地址数量至多</w:t>
      </w:r>
      <w:r>
        <w:rPr>
          <w:bCs/>
          <w:color w:val="000000" w:themeColor="text1"/>
          <w14:textFill>
            <w14:solidFill>
              <w14:schemeClr w14:val="tx1"/>
            </w14:solidFill>
          </w14:textFill>
        </w:rPr>
        <w:t>12</w:t>
      </w:r>
      <w:r>
        <w:rPr>
          <w:rFonts w:hint="eastAsia"/>
          <w:bCs/>
          <w:color w:val="000000" w:themeColor="text1"/>
          <w14:textFill>
            <w14:solidFill>
              <w14:schemeClr w14:val="tx1"/>
            </w14:solidFill>
          </w14:textFill>
        </w:rPr>
        <w:t>个。</w:t>
      </w:r>
    </w:p>
    <w:p w14:paraId="480E5AF8">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可通过上行通信端口添加无线接口转换器地址列表，并按地址列表逐一发送配对申请。无线接口转换器端收到配对帧后，判断是否为主节点地址，是则回复确认帧并进行组网。当协议转换单元通信地址发生变化时，无线接口转换器地址列表应清空。</w:t>
      </w:r>
    </w:p>
    <w:p w14:paraId="170D06B5">
      <w:pPr>
        <w:spacing w:line="560" w:lineRule="exact"/>
        <w:ind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I</w:t>
      </w:r>
      <w:r>
        <w:rPr>
          <w:b/>
          <w:color w:val="000000" w:themeColor="text1"/>
          <w14:textFill>
            <w14:solidFill>
              <w14:schemeClr w14:val="tx1"/>
            </w14:solidFill>
          </w14:textFill>
        </w:rPr>
        <w:t xml:space="preserve">.2 </w:t>
      </w:r>
      <w:r>
        <w:rPr>
          <w:rFonts w:hint="eastAsia"/>
          <w:b/>
          <w:color w:val="000000" w:themeColor="text1"/>
          <w14:textFill>
            <w14:solidFill>
              <w14:schemeClr w14:val="tx1"/>
            </w14:solidFill>
          </w14:textFill>
        </w:rPr>
        <w:t>无线接口转换器功能要求</w:t>
      </w:r>
    </w:p>
    <w:p w14:paraId="3A70BD01">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无线接口转换器内置无线通信模组，与协议转换单元可配对使用</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模组应</w:t>
      </w:r>
      <w:r>
        <w:rPr>
          <w:rFonts w:hint="eastAsia"/>
          <w:color w:val="000000" w:themeColor="text1"/>
          <w:lang w:val="en-US" w:eastAsia="zh-CN"/>
          <w14:textFill>
            <w14:solidFill>
              <w14:schemeClr w14:val="tx1"/>
            </w14:solidFill>
          </w14:textFill>
        </w:rPr>
        <w:t>至少支持南网双模HRF</w:t>
      </w:r>
      <w:r>
        <w:rPr>
          <w:rFonts w:hint="eastAsia"/>
          <w:color w:val="000000" w:themeColor="text1"/>
          <w14:textFill>
            <w14:solidFill>
              <w14:schemeClr w14:val="tx1"/>
            </w14:solidFill>
          </w14:textFill>
        </w:rPr>
        <w:t>标准，</w:t>
      </w:r>
      <w:r>
        <w:rPr>
          <w:rFonts w:hint="eastAsia"/>
          <w:color w:val="000000" w:themeColor="text1"/>
          <w:lang w:val="en-US" w:eastAsia="zh-CN"/>
          <w14:textFill>
            <w14:solidFill>
              <w14:schemeClr w14:val="tx1"/>
            </w14:solidFill>
          </w14:textFill>
        </w:rPr>
        <w:t>实现互联互通</w:t>
      </w:r>
      <w:r>
        <w:rPr>
          <w:rFonts w:hint="eastAsia"/>
          <w:color w:val="000000" w:themeColor="text1"/>
          <w14:textFill>
            <w14:solidFill>
              <w14:schemeClr w14:val="tx1"/>
            </w14:solidFill>
          </w14:textFill>
        </w:rPr>
        <w:t>。</w:t>
      </w:r>
    </w:p>
    <w:p w14:paraId="7996252D">
      <w:pPr>
        <w:spacing w:line="560" w:lineRule="exact"/>
        <w:rPr>
          <w:bCs/>
          <w:color w:val="000000" w:themeColor="text1"/>
          <w14:textFill>
            <w14:solidFill>
              <w14:schemeClr w14:val="tx1"/>
            </w14:solidFill>
          </w14:textFill>
        </w:rPr>
      </w:pPr>
      <w:r>
        <w:rPr>
          <w:rFonts w:hint="eastAsia"/>
          <w:color w:val="000000" w:themeColor="text1"/>
          <w14:textFill>
            <w14:solidFill>
              <w14:schemeClr w14:val="tx1"/>
            </w14:solidFill>
          </w14:textFill>
        </w:rPr>
        <w:t>无线接口转换器具有独立的出厂通信地址，存储所匹配的协议转换单元主节点地址，</w:t>
      </w:r>
      <w:r>
        <w:rPr>
          <w:rFonts w:hint="eastAsia"/>
          <w:bCs/>
          <w:color w:val="000000" w:themeColor="text1"/>
          <w14:textFill>
            <w14:solidFill>
              <w14:schemeClr w14:val="tx1"/>
            </w14:solidFill>
          </w14:textFill>
        </w:rPr>
        <w:t>可通过上行通信端口设置和读取该地址，所能存储的地址数量至多1个。</w:t>
      </w:r>
    </w:p>
    <w:p w14:paraId="68559BFF">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无线接口转换器端收到协议转换单元的配对帧后，判断是否为所属主节点地址，是则回复确认帧并进行组网。</w:t>
      </w:r>
    </w:p>
    <w:p w14:paraId="29677B53">
      <w:pPr>
        <w:spacing w:line="560" w:lineRule="exact"/>
        <w:ind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I</w:t>
      </w:r>
      <w:r>
        <w:rPr>
          <w:b/>
          <w:color w:val="000000" w:themeColor="text1"/>
          <w14:textFill>
            <w14:solidFill>
              <w14:schemeClr w14:val="tx1"/>
            </w14:solidFill>
          </w14:textFill>
        </w:rPr>
        <w:t>.3</w:t>
      </w:r>
      <w:r>
        <w:rPr>
          <w:rFonts w:hint="eastAsia"/>
          <w:b/>
          <w:color w:val="000000" w:themeColor="text1"/>
          <w14:textFill>
            <w14:solidFill>
              <w14:schemeClr w14:val="tx1"/>
            </w14:solidFill>
          </w14:textFill>
        </w:rPr>
        <w:t>涉及协议说明</w:t>
      </w:r>
    </w:p>
    <w:p w14:paraId="58505C5C">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本</w:t>
      </w:r>
      <w:r>
        <w:rPr>
          <w:color w:val="000000" w:themeColor="text1"/>
          <w14:textFill>
            <w14:solidFill>
              <w14:schemeClr w14:val="tx1"/>
            </w14:solidFill>
          </w14:textFill>
        </w:rPr>
        <w:t>章节为光伏协议转换单元定义了无线接口转换器通信地址列表（数量最多12个，可以同时设置多个）的设置与读取方法，为无线接口转换器定义了光伏协议转换单元通信地址（数量为1）的的设置与读取方法。</w:t>
      </w:r>
    </w:p>
    <w:p w14:paraId="2ABEAF29">
      <w:pPr>
        <w:spacing w:line="560" w:lineRule="exact"/>
        <w:ind w:firstLine="0" w:firstLineChars="0"/>
        <w:rPr>
          <w:b/>
          <w:color w:val="000000" w:themeColor="text1"/>
          <w14:textFill>
            <w14:solidFill>
              <w14:schemeClr w14:val="tx1"/>
            </w14:solidFill>
          </w14:textFill>
        </w:rPr>
      </w:pPr>
      <w:r>
        <w:rPr>
          <w:b/>
          <w:color w:val="000000" w:themeColor="text1"/>
          <w14:textFill>
            <w14:solidFill>
              <w14:schemeClr w14:val="tx1"/>
            </w14:solidFill>
          </w14:textFill>
        </w:rPr>
        <w:t xml:space="preserve">I.3.1 </w:t>
      </w:r>
      <w:r>
        <w:rPr>
          <w:rFonts w:hint="eastAsia"/>
          <w:b/>
          <w:color w:val="000000" w:themeColor="text1"/>
          <w14:textFill>
            <w14:solidFill>
              <w14:schemeClr w14:val="tx1"/>
            </w14:solidFill>
          </w14:textFill>
        </w:rPr>
        <w:t>设置地址列表</w:t>
      </w:r>
    </w:p>
    <w:p w14:paraId="4759AD40">
      <w:pPr>
        <w:spacing w:line="560" w:lineRule="exac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为无线接口转换器添加主节点的协议转换单元通信地址，仅支持点对点通信；为协议转换单元添加无线接口转换器地址档案。。</w:t>
      </w:r>
    </w:p>
    <w:p w14:paraId="1B8955DE">
      <w:pPr>
        <w:spacing w:line="560" w:lineRule="exact"/>
        <w:ind w:firstLine="422"/>
        <w:rPr>
          <w:b/>
          <w:color w:val="000000" w:themeColor="text1"/>
          <w14:textFill>
            <w14:solidFill>
              <w14:schemeClr w14:val="tx1"/>
            </w14:solidFill>
          </w14:textFill>
        </w:rPr>
      </w:pPr>
      <w:r>
        <w:rPr>
          <w:rFonts w:hint="eastAsia"/>
          <w:b/>
          <w:color w:val="000000" w:themeColor="text1"/>
          <w14:textFill>
            <w14:solidFill>
              <w14:schemeClr w14:val="tx1"/>
            </w14:solidFill>
          </w14:textFill>
        </w:rPr>
        <w:t>1、主站请求帧</w:t>
      </w:r>
    </w:p>
    <w:p w14:paraId="0BB657C3">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w:t>
      </w:r>
      <w:r>
        <w:rPr>
          <w:color w:val="000000" w:themeColor="text1"/>
          <w14:textFill>
            <w14:solidFill>
              <w14:schemeClr w14:val="tx1"/>
            </w14:solidFill>
          </w14:textFill>
        </w:rPr>
        <w:t>14H</w:t>
      </w:r>
    </w:p>
    <w:p w14:paraId="79F3D9EF">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数据域长度：</w:t>
      </w:r>
      <w:r>
        <w:rPr>
          <w:color w:val="000000" w:themeColor="text1"/>
          <w14:textFill>
            <w14:solidFill>
              <w14:schemeClr w14:val="tx1"/>
            </w14:solidFill>
          </w14:textFill>
        </w:rPr>
        <w:t>L=04H+</w:t>
      </w:r>
      <w:r>
        <w:rPr>
          <w:rFonts w:hint="eastAsia"/>
          <w:color w:val="000000" w:themeColor="text1"/>
          <w14:textFill>
            <w14:solidFill>
              <w14:schemeClr w14:val="tx1"/>
            </w14:solidFill>
          </w14:textFill>
        </w:rPr>
        <w:t>数据长度</w:t>
      </w:r>
    </w:p>
    <w:p w14:paraId="6F71B773">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数据域：04E60001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下挂设备有效数量</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下挂12台设备地址列表</w:t>
      </w:r>
    </w:p>
    <w:p w14:paraId="3FF71DE1">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58"/>
        <w:gridCol w:w="388"/>
        <w:gridCol w:w="459"/>
        <w:gridCol w:w="573"/>
        <w:gridCol w:w="577"/>
        <w:gridCol w:w="401"/>
        <w:gridCol w:w="465"/>
        <w:gridCol w:w="464"/>
        <w:gridCol w:w="464"/>
        <w:gridCol w:w="464"/>
        <w:gridCol w:w="680"/>
        <w:gridCol w:w="444"/>
        <w:gridCol w:w="361"/>
        <w:gridCol w:w="506"/>
        <w:gridCol w:w="447"/>
        <w:gridCol w:w="573"/>
      </w:tblGrid>
      <w:tr w14:paraId="260AE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99" w:type="dxa"/>
            <w:vAlign w:val="center"/>
          </w:tcPr>
          <w:p w14:paraId="6FC47C0A">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490" w:type="dxa"/>
            <w:vAlign w:val="center"/>
          </w:tcPr>
          <w:p w14:paraId="5C05899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A0</w:t>
            </w:r>
          </w:p>
        </w:tc>
        <w:tc>
          <w:tcPr>
            <w:tcW w:w="442" w:type="dxa"/>
            <w:vAlign w:val="center"/>
          </w:tcPr>
          <w:p w14:paraId="41AC13A6">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491" w:type="dxa"/>
            <w:vAlign w:val="center"/>
          </w:tcPr>
          <w:p w14:paraId="2A51468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A5</w:t>
            </w:r>
          </w:p>
        </w:tc>
        <w:tc>
          <w:tcPr>
            <w:tcW w:w="599" w:type="dxa"/>
            <w:vAlign w:val="center"/>
          </w:tcPr>
          <w:p w14:paraId="0AE19053">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612" w:type="dxa"/>
            <w:vAlign w:val="center"/>
          </w:tcPr>
          <w:p w14:paraId="653EBA0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14H</w:t>
            </w:r>
          </w:p>
        </w:tc>
        <w:tc>
          <w:tcPr>
            <w:tcW w:w="597" w:type="dxa"/>
          </w:tcPr>
          <w:p w14:paraId="17A5870C">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L</w:t>
            </w:r>
          </w:p>
        </w:tc>
        <w:tc>
          <w:tcPr>
            <w:tcW w:w="491" w:type="dxa"/>
            <w:vAlign w:val="center"/>
          </w:tcPr>
          <w:p w14:paraId="37EA9DA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D0</w:t>
            </w:r>
          </w:p>
        </w:tc>
        <w:tc>
          <w:tcPr>
            <w:tcW w:w="487" w:type="dxa"/>
          </w:tcPr>
          <w:p w14:paraId="538A4CC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D1</w:t>
            </w:r>
          </w:p>
        </w:tc>
        <w:tc>
          <w:tcPr>
            <w:tcW w:w="487" w:type="dxa"/>
          </w:tcPr>
          <w:p w14:paraId="1FE2B02B">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D2</w:t>
            </w:r>
          </w:p>
        </w:tc>
        <w:tc>
          <w:tcPr>
            <w:tcW w:w="487" w:type="dxa"/>
          </w:tcPr>
          <w:p w14:paraId="148020A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D3</w:t>
            </w:r>
          </w:p>
        </w:tc>
        <w:tc>
          <w:tcPr>
            <w:tcW w:w="707" w:type="dxa"/>
          </w:tcPr>
          <w:p w14:paraId="110D3B45">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NUM</w:t>
            </w:r>
          </w:p>
        </w:tc>
        <w:tc>
          <w:tcPr>
            <w:tcW w:w="245" w:type="dxa"/>
          </w:tcPr>
          <w:p w14:paraId="5F3404C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A0</w:t>
            </w:r>
          </w:p>
        </w:tc>
        <w:tc>
          <w:tcPr>
            <w:tcW w:w="309" w:type="dxa"/>
          </w:tcPr>
          <w:p w14:paraId="4E8173DD">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362" w:type="dxa"/>
          </w:tcPr>
          <w:p w14:paraId="6A737411">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Am</w:t>
            </w:r>
          </w:p>
        </w:tc>
        <w:tc>
          <w:tcPr>
            <w:tcW w:w="491" w:type="dxa"/>
            <w:vAlign w:val="center"/>
          </w:tcPr>
          <w:p w14:paraId="3ADED62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CS</w:t>
            </w:r>
          </w:p>
        </w:tc>
        <w:tc>
          <w:tcPr>
            <w:tcW w:w="599" w:type="dxa"/>
            <w:vAlign w:val="center"/>
          </w:tcPr>
          <w:p w14:paraId="7594FDB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16H</w:t>
            </w:r>
          </w:p>
        </w:tc>
      </w:tr>
    </w:tbl>
    <w:p w14:paraId="3C575DAB">
      <w:pPr>
        <w:spacing w:line="560" w:lineRule="exact"/>
        <w:ind w:firstLine="422"/>
        <w:rPr>
          <w:b/>
          <w:color w:val="000000" w:themeColor="text1"/>
          <w14:textFill>
            <w14:solidFill>
              <w14:schemeClr w14:val="tx1"/>
            </w14:solidFill>
          </w14:textFill>
        </w:rPr>
      </w:pPr>
      <w:r>
        <w:rPr>
          <w:rFonts w:hint="eastAsia"/>
          <w:b/>
          <w:color w:val="000000" w:themeColor="text1"/>
          <w14:textFill>
            <w14:solidFill>
              <w14:schemeClr w14:val="tx1"/>
            </w14:solidFill>
          </w14:textFill>
        </w:rPr>
        <w:t>2、从站应答帧</w:t>
      </w:r>
    </w:p>
    <w:p w14:paraId="5A8B2A69">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w:t>
      </w:r>
      <w:r>
        <w:rPr>
          <w:color w:val="000000" w:themeColor="text1"/>
          <w14:textFill>
            <w14:solidFill>
              <w14:schemeClr w14:val="tx1"/>
            </w14:solidFill>
          </w14:textFill>
        </w:rPr>
        <w:t>94H</w:t>
      </w:r>
    </w:p>
    <w:p w14:paraId="13E02D6A">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数据域长度：</w:t>
      </w:r>
      <w:r>
        <w:rPr>
          <w:color w:val="000000" w:themeColor="text1"/>
          <w14:textFill>
            <w14:solidFill>
              <w14:schemeClr w14:val="tx1"/>
            </w14:solidFill>
          </w14:textFill>
        </w:rPr>
        <w:t>L=01H</w:t>
      </w:r>
    </w:p>
    <w:p w14:paraId="220DAC5C">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字节错误码</w:t>
      </w:r>
    </w:p>
    <w:p w14:paraId="3D8EF0A6">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
        <w:gridCol w:w="817"/>
        <w:gridCol w:w="796"/>
        <w:gridCol w:w="816"/>
        <w:gridCol w:w="859"/>
        <w:gridCol w:w="863"/>
        <w:gridCol w:w="737"/>
        <w:gridCol w:w="874"/>
        <w:gridCol w:w="815"/>
        <w:gridCol w:w="859"/>
      </w:tblGrid>
      <w:tr w14:paraId="3B9DC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878" w:type="dxa"/>
            <w:vAlign w:val="center"/>
          </w:tcPr>
          <w:p w14:paraId="07AF5BFD">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840" w:type="dxa"/>
            <w:vAlign w:val="center"/>
          </w:tcPr>
          <w:p w14:paraId="0B0394D3">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A0</w:t>
            </w:r>
          </w:p>
        </w:tc>
        <w:tc>
          <w:tcPr>
            <w:tcW w:w="822" w:type="dxa"/>
            <w:vAlign w:val="center"/>
          </w:tcPr>
          <w:p w14:paraId="44C9C4EA">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839" w:type="dxa"/>
            <w:vAlign w:val="center"/>
          </w:tcPr>
          <w:p w14:paraId="2A1A11C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A5</w:t>
            </w:r>
          </w:p>
        </w:tc>
        <w:tc>
          <w:tcPr>
            <w:tcW w:w="877" w:type="dxa"/>
            <w:vAlign w:val="center"/>
          </w:tcPr>
          <w:p w14:paraId="237113B6">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881" w:type="dxa"/>
            <w:vAlign w:val="center"/>
          </w:tcPr>
          <w:p w14:paraId="1EA8348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9</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H</w:t>
            </w:r>
          </w:p>
        </w:tc>
        <w:tc>
          <w:tcPr>
            <w:tcW w:w="748" w:type="dxa"/>
          </w:tcPr>
          <w:p w14:paraId="6011267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01H</w:t>
            </w:r>
          </w:p>
        </w:tc>
        <w:tc>
          <w:tcPr>
            <w:tcW w:w="894" w:type="dxa"/>
            <w:vAlign w:val="center"/>
          </w:tcPr>
          <w:p w14:paraId="124DB24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ERR</w:t>
            </w:r>
          </w:p>
        </w:tc>
        <w:tc>
          <w:tcPr>
            <w:tcW w:w="839" w:type="dxa"/>
            <w:vAlign w:val="center"/>
          </w:tcPr>
          <w:p w14:paraId="3D0CA25F">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CS</w:t>
            </w:r>
          </w:p>
        </w:tc>
        <w:tc>
          <w:tcPr>
            <w:tcW w:w="877" w:type="dxa"/>
            <w:vAlign w:val="center"/>
          </w:tcPr>
          <w:p w14:paraId="1358D6E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16H</w:t>
            </w:r>
          </w:p>
        </w:tc>
      </w:tr>
    </w:tbl>
    <w:p w14:paraId="680DD88C">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color w:val="000000" w:themeColor="text1"/>
          <w14:textFill>
            <w14:solidFill>
              <w14:schemeClr w14:val="tx1"/>
            </w14:solidFill>
          </w14:textFill>
        </w:rPr>
        <w:t>RR</w:t>
      </w:r>
      <w:r>
        <w:rPr>
          <w:rFonts w:hint="eastAsia"/>
          <w:color w:val="000000" w:themeColor="text1"/>
          <w14:textFill>
            <w14:solidFill>
              <w14:schemeClr w14:val="tx1"/>
            </w14:solidFill>
          </w14:textFill>
        </w:rPr>
        <w:t>为0表示正常应答。</w:t>
      </w:r>
    </w:p>
    <w:p w14:paraId="0B5D28B1">
      <w:pPr>
        <w:spacing w:line="560" w:lineRule="exact"/>
        <w:ind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I.</w:t>
      </w:r>
      <w:r>
        <w:rPr>
          <w:b/>
          <w:color w:val="000000" w:themeColor="text1"/>
          <w14:textFill>
            <w14:solidFill>
              <w14:schemeClr w14:val="tx1"/>
            </w14:solidFill>
          </w14:textFill>
        </w:rPr>
        <w:t xml:space="preserve">3.2 </w:t>
      </w:r>
      <w:r>
        <w:rPr>
          <w:rFonts w:hint="eastAsia"/>
          <w:b/>
          <w:color w:val="000000" w:themeColor="text1"/>
          <w14:textFill>
            <w14:solidFill>
              <w14:schemeClr w14:val="tx1"/>
            </w14:solidFill>
          </w14:textFill>
        </w:rPr>
        <w:t>查询地址列表</w:t>
      </w:r>
    </w:p>
    <w:p w14:paraId="6EAFF42B">
      <w:pPr>
        <w:spacing w:line="560" w:lineRule="exact"/>
        <w:rPr>
          <w:b/>
          <w:color w:val="000000" w:themeColor="text1"/>
          <w14:textFill>
            <w14:solidFill>
              <w14:schemeClr w14:val="tx1"/>
            </w14:solidFill>
          </w14:textFill>
        </w:rPr>
      </w:pPr>
      <w:r>
        <w:rPr>
          <w:rFonts w:hint="eastAsia"/>
          <w:bCs/>
          <w:color w:val="000000" w:themeColor="text1"/>
          <w14:textFill>
            <w14:solidFill>
              <w14:schemeClr w14:val="tx1"/>
            </w14:solidFill>
          </w14:textFill>
        </w:rPr>
        <w:t>查询无线接口转换器内存储的主节点通信地址；查询协议转换单元存储的无线接口转换器通信地址。</w:t>
      </w:r>
    </w:p>
    <w:p w14:paraId="377F9634">
      <w:pPr>
        <w:spacing w:line="560" w:lineRule="exact"/>
        <w:ind w:firstLine="422"/>
        <w:rPr>
          <w:b/>
          <w:color w:val="000000" w:themeColor="text1"/>
          <w14:textFill>
            <w14:solidFill>
              <w14:schemeClr w14:val="tx1"/>
            </w14:solidFill>
          </w14:textFill>
        </w:rPr>
      </w:pPr>
      <w:r>
        <w:rPr>
          <w:b/>
          <w:color w:val="000000" w:themeColor="text1"/>
          <w14:textFill>
            <w14:solidFill>
              <w14:schemeClr w14:val="tx1"/>
            </w14:solidFill>
          </w14:textFill>
        </w:rPr>
        <w:t>1、</w:t>
      </w:r>
      <w:r>
        <w:rPr>
          <w:rFonts w:hint="eastAsia"/>
          <w:b/>
          <w:color w:val="000000" w:themeColor="text1"/>
          <w14:textFill>
            <w14:solidFill>
              <w14:schemeClr w14:val="tx1"/>
            </w14:solidFill>
          </w14:textFill>
        </w:rPr>
        <w:t>主站请求帧</w:t>
      </w:r>
    </w:p>
    <w:p w14:paraId="0D36B52F">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w:t>
      </w:r>
      <w:r>
        <w:rPr>
          <w:color w:val="000000" w:themeColor="text1"/>
          <w14:textFill>
            <w14:solidFill>
              <w14:schemeClr w14:val="tx1"/>
            </w14:solidFill>
          </w14:textFill>
        </w:rPr>
        <w:t>11H</w:t>
      </w:r>
    </w:p>
    <w:p w14:paraId="379DDEAE">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数据域长度：</w:t>
      </w:r>
      <w:r>
        <w:rPr>
          <w:color w:val="000000" w:themeColor="text1"/>
          <w14:textFill>
            <w14:solidFill>
              <w14:schemeClr w14:val="tx1"/>
            </w14:solidFill>
          </w14:textFill>
        </w:rPr>
        <w:t>L=04H</w:t>
      </w:r>
    </w:p>
    <w:p w14:paraId="1EE16E29">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数据域：04E60001</w:t>
      </w:r>
    </w:p>
    <w:p w14:paraId="58198CE6">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8"/>
        <w:gridCol w:w="634"/>
        <w:gridCol w:w="584"/>
        <w:gridCol w:w="635"/>
        <w:gridCol w:w="741"/>
        <w:gridCol w:w="750"/>
        <w:gridCol w:w="560"/>
        <w:gridCol w:w="636"/>
        <w:gridCol w:w="548"/>
        <w:gridCol w:w="548"/>
        <w:gridCol w:w="548"/>
        <w:gridCol w:w="633"/>
        <w:gridCol w:w="741"/>
      </w:tblGrid>
      <w:tr w14:paraId="309C9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760" w:type="dxa"/>
            <w:vAlign w:val="center"/>
          </w:tcPr>
          <w:p w14:paraId="7713F667">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656" w:type="dxa"/>
            <w:vAlign w:val="center"/>
          </w:tcPr>
          <w:p w14:paraId="29F03611">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A0</w:t>
            </w:r>
          </w:p>
        </w:tc>
        <w:tc>
          <w:tcPr>
            <w:tcW w:w="611" w:type="dxa"/>
            <w:vAlign w:val="center"/>
          </w:tcPr>
          <w:p w14:paraId="23470D9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658" w:type="dxa"/>
            <w:vAlign w:val="center"/>
          </w:tcPr>
          <w:p w14:paraId="0243B19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A5</w:t>
            </w:r>
          </w:p>
        </w:tc>
        <w:tc>
          <w:tcPr>
            <w:tcW w:w="762" w:type="dxa"/>
            <w:vAlign w:val="center"/>
          </w:tcPr>
          <w:p w14:paraId="28C7329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773" w:type="dxa"/>
            <w:vAlign w:val="center"/>
          </w:tcPr>
          <w:p w14:paraId="2F25B3BE">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1H</w:t>
            </w:r>
          </w:p>
        </w:tc>
        <w:tc>
          <w:tcPr>
            <w:tcW w:w="520" w:type="dxa"/>
          </w:tcPr>
          <w:p w14:paraId="3EF10BCF">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04H</w:t>
            </w:r>
          </w:p>
        </w:tc>
        <w:tc>
          <w:tcPr>
            <w:tcW w:w="658" w:type="dxa"/>
            <w:vAlign w:val="center"/>
          </w:tcPr>
          <w:p w14:paraId="2A6EE606">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D0</w:t>
            </w:r>
          </w:p>
        </w:tc>
        <w:tc>
          <w:tcPr>
            <w:tcW w:w="559" w:type="dxa"/>
          </w:tcPr>
          <w:p w14:paraId="5BA28AE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D1</w:t>
            </w:r>
          </w:p>
        </w:tc>
        <w:tc>
          <w:tcPr>
            <w:tcW w:w="559" w:type="dxa"/>
          </w:tcPr>
          <w:p w14:paraId="7DFAD20B">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D2</w:t>
            </w:r>
          </w:p>
        </w:tc>
        <w:tc>
          <w:tcPr>
            <w:tcW w:w="559" w:type="dxa"/>
          </w:tcPr>
          <w:p w14:paraId="72D57286">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D3</w:t>
            </w:r>
          </w:p>
        </w:tc>
        <w:tc>
          <w:tcPr>
            <w:tcW w:w="658" w:type="dxa"/>
            <w:vAlign w:val="center"/>
          </w:tcPr>
          <w:p w14:paraId="1367EFA9">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CS</w:t>
            </w:r>
          </w:p>
        </w:tc>
        <w:tc>
          <w:tcPr>
            <w:tcW w:w="762" w:type="dxa"/>
            <w:vAlign w:val="center"/>
          </w:tcPr>
          <w:p w14:paraId="6501F64F">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16H</w:t>
            </w:r>
          </w:p>
        </w:tc>
      </w:tr>
    </w:tbl>
    <w:p w14:paraId="10EDFCEC">
      <w:pPr>
        <w:spacing w:line="560" w:lineRule="exact"/>
        <w:ind w:firstLine="422"/>
        <w:rPr>
          <w:b/>
          <w:color w:val="000000" w:themeColor="text1"/>
          <w14:textFill>
            <w14:solidFill>
              <w14:schemeClr w14:val="tx1"/>
            </w14:solidFill>
          </w14:textFill>
        </w:rPr>
      </w:pPr>
      <w:r>
        <w:rPr>
          <w:b/>
          <w:color w:val="000000" w:themeColor="text1"/>
          <w14:textFill>
            <w14:solidFill>
              <w14:schemeClr w14:val="tx1"/>
            </w14:solidFill>
          </w14:textFill>
        </w:rPr>
        <w:t>2、</w:t>
      </w:r>
      <w:r>
        <w:rPr>
          <w:rFonts w:hint="eastAsia"/>
          <w:b/>
          <w:color w:val="000000" w:themeColor="text1"/>
          <w14:textFill>
            <w14:solidFill>
              <w14:schemeClr w14:val="tx1"/>
            </w14:solidFill>
          </w14:textFill>
        </w:rPr>
        <w:t>从站应答帧</w:t>
      </w:r>
    </w:p>
    <w:p w14:paraId="44E19D3E">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w:t>
      </w:r>
      <w:r>
        <w:rPr>
          <w:color w:val="000000" w:themeColor="text1"/>
          <w14:textFill>
            <w14:solidFill>
              <w14:schemeClr w14:val="tx1"/>
            </w14:solidFill>
          </w14:textFill>
        </w:rPr>
        <w:t>91H</w:t>
      </w:r>
    </w:p>
    <w:p w14:paraId="5FE8A99A">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数据域长度：</w:t>
      </w:r>
      <w:r>
        <w:rPr>
          <w:color w:val="000000" w:themeColor="text1"/>
          <w14:textFill>
            <w14:solidFill>
              <w14:schemeClr w14:val="tx1"/>
            </w14:solidFill>
          </w14:textFill>
        </w:rPr>
        <w:t>L=04H+</w:t>
      </w:r>
      <w:r>
        <w:rPr>
          <w:rFonts w:hint="eastAsia"/>
          <w:color w:val="000000" w:themeColor="text1"/>
          <w14:textFill>
            <w14:solidFill>
              <w14:schemeClr w14:val="tx1"/>
            </w14:solidFill>
          </w14:textFill>
        </w:rPr>
        <w:t>数据长度</w:t>
      </w:r>
    </w:p>
    <w:p w14:paraId="131F7D52">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数据域：04E60001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下挂设备有效数量</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下挂12台设备地址列表</w:t>
      </w:r>
    </w:p>
    <w:p w14:paraId="77DFD2E5">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58"/>
        <w:gridCol w:w="388"/>
        <w:gridCol w:w="459"/>
        <w:gridCol w:w="573"/>
        <w:gridCol w:w="577"/>
        <w:gridCol w:w="401"/>
        <w:gridCol w:w="465"/>
        <w:gridCol w:w="464"/>
        <w:gridCol w:w="464"/>
        <w:gridCol w:w="464"/>
        <w:gridCol w:w="680"/>
        <w:gridCol w:w="444"/>
        <w:gridCol w:w="361"/>
        <w:gridCol w:w="506"/>
        <w:gridCol w:w="447"/>
        <w:gridCol w:w="573"/>
      </w:tblGrid>
      <w:tr w14:paraId="66B6F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99" w:type="dxa"/>
            <w:vAlign w:val="center"/>
          </w:tcPr>
          <w:p w14:paraId="5924D3EB">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8H</w:t>
            </w:r>
          </w:p>
        </w:tc>
        <w:tc>
          <w:tcPr>
            <w:tcW w:w="490" w:type="dxa"/>
            <w:vAlign w:val="center"/>
          </w:tcPr>
          <w:p w14:paraId="23609AE6">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0</w:t>
            </w:r>
          </w:p>
        </w:tc>
        <w:tc>
          <w:tcPr>
            <w:tcW w:w="442" w:type="dxa"/>
            <w:vAlign w:val="center"/>
          </w:tcPr>
          <w:p w14:paraId="5F34C45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491" w:type="dxa"/>
            <w:vAlign w:val="center"/>
          </w:tcPr>
          <w:p w14:paraId="1C9A4B3E">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5</w:t>
            </w:r>
          </w:p>
        </w:tc>
        <w:tc>
          <w:tcPr>
            <w:tcW w:w="599" w:type="dxa"/>
            <w:vAlign w:val="center"/>
          </w:tcPr>
          <w:p w14:paraId="4A9D256E">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8H</w:t>
            </w:r>
          </w:p>
        </w:tc>
        <w:tc>
          <w:tcPr>
            <w:tcW w:w="612" w:type="dxa"/>
            <w:vAlign w:val="center"/>
          </w:tcPr>
          <w:p w14:paraId="1DF8E75D">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9</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H</w:t>
            </w:r>
          </w:p>
        </w:tc>
        <w:tc>
          <w:tcPr>
            <w:tcW w:w="597" w:type="dxa"/>
          </w:tcPr>
          <w:p w14:paraId="27EF3762">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L</w:t>
            </w:r>
          </w:p>
        </w:tc>
        <w:tc>
          <w:tcPr>
            <w:tcW w:w="491" w:type="dxa"/>
            <w:vAlign w:val="center"/>
          </w:tcPr>
          <w:p w14:paraId="2A1C83C1">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0</w:t>
            </w:r>
          </w:p>
        </w:tc>
        <w:tc>
          <w:tcPr>
            <w:tcW w:w="487" w:type="dxa"/>
          </w:tcPr>
          <w:p w14:paraId="07FD1746">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1</w:t>
            </w:r>
          </w:p>
        </w:tc>
        <w:tc>
          <w:tcPr>
            <w:tcW w:w="487" w:type="dxa"/>
          </w:tcPr>
          <w:p w14:paraId="09412A4B">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2</w:t>
            </w:r>
          </w:p>
        </w:tc>
        <w:tc>
          <w:tcPr>
            <w:tcW w:w="487" w:type="dxa"/>
          </w:tcPr>
          <w:p w14:paraId="6959BB4C">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3</w:t>
            </w:r>
          </w:p>
        </w:tc>
        <w:tc>
          <w:tcPr>
            <w:tcW w:w="707" w:type="dxa"/>
          </w:tcPr>
          <w:p w14:paraId="5A522612">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NUM</w:t>
            </w:r>
          </w:p>
        </w:tc>
        <w:tc>
          <w:tcPr>
            <w:tcW w:w="245" w:type="dxa"/>
          </w:tcPr>
          <w:p w14:paraId="29CB81B0">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0</w:t>
            </w:r>
          </w:p>
        </w:tc>
        <w:tc>
          <w:tcPr>
            <w:tcW w:w="309" w:type="dxa"/>
          </w:tcPr>
          <w:p w14:paraId="63560153">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362" w:type="dxa"/>
          </w:tcPr>
          <w:p w14:paraId="0C30B110">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m</w:t>
            </w:r>
          </w:p>
        </w:tc>
        <w:tc>
          <w:tcPr>
            <w:tcW w:w="491" w:type="dxa"/>
            <w:vAlign w:val="center"/>
          </w:tcPr>
          <w:p w14:paraId="2AF4BABC">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color w:val="000000" w:themeColor="text1"/>
                <w14:textFill>
                  <w14:solidFill>
                    <w14:schemeClr w14:val="tx1"/>
                  </w14:solidFill>
                </w14:textFill>
              </w:rPr>
              <w:t>S</w:t>
            </w:r>
          </w:p>
        </w:tc>
        <w:tc>
          <w:tcPr>
            <w:tcW w:w="599" w:type="dxa"/>
            <w:vAlign w:val="center"/>
          </w:tcPr>
          <w:p w14:paraId="6620CF3F">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6H</w:t>
            </w:r>
          </w:p>
        </w:tc>
      </w:tr>
    </w:tbl>
    <w:p w14:paraId="218F97A7">
      <w:pPr>
        <w:spacing w:line="560" w:lineRule="exact"/>
        <w:ind w:firstLine="0" w:firstLineChars="0"/>
        <w:rPr>
          <w:b/>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b/>
          <w:color w:val="000000" w:themeColor="text1"/>
          <w14:textFill>
            <w14:solidFill>
              <w14:schemeClr w14:val="tx1"/>
            </w14:solidFill>
          </w14:textFill>
        </w:rPr>
        <w:t>I.3.3 清空地址列表</w:t>
      </w:r>
    </w:p>
    <w:p w14:paraId="55A55F8F">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清空主节点内存储的无线接口转换器地址列表。</w:t>
      </w:r>
    </w:p>
    <w:p w14:paraId="66085690">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控制码：1FH</w:t>
      </w:r>
    </w:p>
    <w:p w14:paraId="099ADDC5">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数据域长度：L=04H+数据长度</w:t>
      </w:r>
    </w:p>
    <w:p w14:paraId="2BF9F88A">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数据域：04E60001 </w:t>
      </w:r>
    </w:p>
    <w:p w14:paraId="48A076FE">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58"/>
        <w:gridCol w:w="388"/>
        <w:gridCol w:w="459"/>
        <w:gridCol w:w="573"/>
        <w:gridCol w:w="577"/>
        <w:gridCol w:w="401"/>
        <w:gridCol w:w="465"/>
        <w:gridCol w:w="464"/>
        <w:gridCol w:w="464"/>
        <w:gridCol w:w="464"/>
        <w:gridCol w:w="447"/>
        <w:gridCol w:w="573"/>
      </w:tblGrid>
      <w:tr w14:paraId="30B2C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72" w:type="dxa"/>
            <w:vAlign w:val="center"/>
          </w:tcPr>
          <w:p w14:paraId="0D513E1F">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8H</w:t>
            </w:r>
          </w:p>
        </w:tc>
        <w:tc>
          <w:tcPr>
            <w:tcW w:w="458" w:type="dxa"/>
            <w:vAlign w:val="center"/>
          </w:tcPr>
          <w:p w14:paraId="2705A0AA">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0</w:t>
            </w:r>
          </w:p>
        </w:tc>
        <w:tc>
          <w:tcPr>
            <w:tcW w:w="388" w:type="dxa"/>
            <w:vAlign w:val="center"/>
          </w:tcPr>
          <w:p w14:paraId="48FFC477">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459" w:type="dxa"/>
            <w:vAlign w:val="center"/>
          </w:tcPr>
          <w:p w14:paraId="0DE99E43">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5</w:t>
            </w:r>
          </w:p>
        </w:tc>
        <w:tc>
          <w:tcPr>
            <w:tcW w:w="573" w:type="dxa"/>
            <w:vAlign w:val="center"/>
          </w:tcPr>
          <w:p w14:paraId="55652C95">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8H</w:t>
            </w:r>
          </w:p>
        </w:tc>
        <w:tc>
          <w:tcPr>
            <w:tcW w:w="577" w:type="dxa"/>
            <w:vAlign w:val="center"/>
          </w:tcPr>
          <w:p w14:paraId="5FB5F91B">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1F</w:t>
            </w:r>
            <w:r>
              <w:rPr>
                <w:color w:val="000000" w:themeColor="text1"/>
                <w14:textFill>
                  <w14:solidFill>
                    <w14:schemeClr w14:val="tx1"/>
                  </w14:solidFill>
                </w14:textFill>
              </w:rPr>
              <w:t>H</w:t>
            </w:r>
          </w:p>
        </w:tc>
        <w:tc>
          <w:tcPr>
            <w:tcW w:w="401" w:type="dxa"/>
          </w:tcPr>
          <w:p w14:paraId="1C357B7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L</w:t>
            </w:r>
          </w:p>
        </w:tc>
        <w:tc>
          <w:tcPr>
            <w:tcW w:w="465" w:type="dxa"/>
            <w:vAlign w:val="center"/>
          </w:tcPr>
          <w:p w14:paraId="37A06B1A">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0</w:t>
            </w:r>
          </w:p>
        </w:tc>
        <w:tc>
          <w:tcPr>
            <w:tcW w:w="464" w:type="dxa"/>
          </w:tcPr>
          <w:p w14:paraId="42118588">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1</w:t>
            </w:r>
          </w:p>
        </w:tc>
        <w:tc>
          <w:tcPr>
            <w:tcW w:w="464" w:type="dxa"/>
          </w:tcPr>
          <w:p w14:paraId="2F5D432E">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2</w:t>
            </w:r>
          </w:p>
        </w:tc>
        <w:tc>
          <w:tcPr>
            <w:tcW w:w="464" w:type="dxa"/>
          </w:tcPr>
          <w:p w14:paraId="6333AA71">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3</w:t>
            </w:r>
          </w:p>
        </w:tc>
        <w:tc>
          <w:tcPr>
            <w:tcW w:w="447" w:type="dxa"/>
            <w:vAlign w:val="center"/>
          </w:tcPr>
          <w:p w14:paraId="0E31F8E5">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color w:val="000000" w:themeColor="text1"/>
                <w14:textFill>
                  <w14:solidFill>
                    <w14:schemeClr w14:val="tx1"/>
                  </w14:solidFill>
                </w14:textFill>
              </w:rPr>
              <w:t>S</w:t>
            </w:r>
          </w:p>
        </w:tc>
        <w:tc>
          <w:tcPr>
            <w:tcW w:w="573" w:type="dxa"/>
            <w:vAlign w:val="center"/>
          </w:tcPr>
          <w:p w14:paraId="03D9B4D2">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6H</w:t>
            </w:r>
          </w:p>
        </w:tc>
      </w:tr>
    </w:tbl>
    <w:p w14:paraId="09D16E50">
      <w:pPr>
        <w:spacing w:line="560" w:lineRule="exact"/>
        <w:ind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I.3.4 组网流程</w:t>
      </w:r>
    </w:p>
    <w:p w14:paraId="0B80C750">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协议转换单元发起组网请求。</w:t>
      </w:r>
    </w:p>
    <w:p w14:paraId="6080FFC9">
      <w:pPr>
        <w:spacing w:line="560" w:lineRule="exact"/>
        <w:ind w:firstLine="422"/>
        <w:rPr>
          <w:b/>
          <w:color w:val="000000" w:themeColor="text1"/>
          <w14:textFill>
            <w14:solidFill>
              <w14:schemeClr w14:val="tx1"/>
            </w14:solidFill>
          </w14:textFill>
        </w:rPr>
      </w:pPr>
      <w:r>
        <w:rPr>
          <w:b/>
          <w:color w:val="000000" w:themeColor="text1"/>
          <w14:textFill>
            <w14:solidFill>
              <w14:schemeClr w14:val="tx1"/>
            </w14:solidFill>
          </w14:textFill>
        </w:rPr>
        <w:t>1、</w:t>
      </w:r>
      <w:r>
        <w:rPr>
          <w:rFonts w:hint="eastAsia"/>
          <w:b/>
          <w:color w:val="000000" w:themeColor="text1"/>
          <w14:textFill>
            <w14:solidFill>
              <w14:schemeClr w14:val="tx1"/>
            </w14:solidFill>
          </w14:textFill>
        </w:rPr>
        <w:t>主站请求帧</w:t>
      </w:r>
    </w:p>
    <w:p w14:paraId="0162EA0A">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H</w:t>
      </w:r>
    </w:p>
    <w:p w14:paraId="2BB0210B">
      <w:pPr>
        <w:spacing w:line="560" w:lineRule="exact"/>
        <w:rPr>
          <w:color w:val="000000" w:themeColor="text1"/>
          <w14:textFill>
            <w14:solidFill>
              <w14:schemeClr w14:val="tx1"/>
            </w14:solidFill>
          </w14:textFill>
        </w:rPr>
      </w:pPr>
      <w:r>
        <w:rPr>
          <w:rFonts w:hint="eastAsia"/>
          <w:color w:val="000000" w:themeColor="text1"/>
          <w:highlight w:val="yellow"/>
          <w14:textFill>
            <w14:solidFill>
              <w14:schemeClr w14:val="tx1"/>
            </w14:solidFill>
          </w14:textFill>
        </w:rPr>
        <w:t>数据域长度：</w:t>
      </w:r>
      <w:r>
        <w:rPr>
          <w:color w:val="000000" w:themeColor="text1"/>
          <w:highlight w:val="yellow"/>
          <w14:textFill>
            <w14:solidFill>
              <w14:schemeClr w14:val="tx1"/>
            </w14:solidFill>
          </w14:textFill>
        </w:rPr>
        <w:t>L=12H</w:t>
      </w:r>
    </w:p>
    <w:p w14:paraId="21F42D62">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数据域：F2090601+协议转换单元地址</w:t>
      </w:r>
    </w:p>
    <w:p w14:paraId="2335364B">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0"/>
        <w:gridCol w:w="444"/>
        <w:gridCol w:w="361"/>
        <w:gridCol w:w="444"/>
        <w:gridCol w:w="560"/>
        <w:gridCol w:w="666"/>
        <w:gridCol w:w="772"/>
        <w:gridCol w:w="483"/>
        <w:gridCol w:w="452"/>
        <w:gridCol w:w="452"/>
        <w:gridCol w:w="452"/>
        <w:gridCol w:w="411"/>
        <w:gridCol w:w="445"/>
        <w:gridCol w:w="362"/>
        <w:gridCol w:w="445"/>
        <w:gridCol w:w="426"/>
        <w:gridCol w:w="561"/>
      </w:tblGrid>
      <w:tr w14:paraId="6CC93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338" w:type="pct"/>
            <w:vAlign w:val="center"/>
          </w:tcPr>
          <w:p w14:paraId="4BAFAE1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268" w:type="pct"/>
            <w:vAlign w:val="center"/>
          </w:tcPr>
          <w:p w14:paraId="1CBD9D51">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A0</w:t>
            </w:r>
          </w:p>
        </w:tc>
        <w:tc>
          <w:tcPr>
            <w:tcW w:w="218" w:type="pct"/>
            <w:vAlign w:val="center"/>
          </w:tcPr>
          <w:p w14:paraId="2FDFFD1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268" w:type="pct"/>
            <w:vAlign w:val="center"/>
          </w:tcPr>
          <w:p w14:paraId="430C83AC">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A5</w:t>
            </w:r>
          </w:p>
        </w:tc>
        <w:tc>
          <w:tcPr>
            <w:tcW w:w="338" w:type="pct"/>
            <w:vAlign w:val="center"/>
          </w:tcPr>
          <w:p w14:paraId="168A76FA">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68H</w:t>
            </w:r>
          </w:p>
        </w:tc>
        <w:tc>
          <w:tcPr>
            <w:tcW w:w="402" w:type="pct"/>
            <w:vAlign w:val="center"/>
          </w:tcPr>
          <w:p w14:paraId="4129C64C">
            <w:pPr>
              <w:ind w:firstLine="0" w:firstLineChars="0"/>
              <w:rPr>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1</w:t>
            </w:r>
            <w:r>
              <w:rPr>
                <w:color w:val="000000" w:themeColor="text1"/>
                <w:highlight w:val="yellow"/>
                <w14:textFill>
                  <w14:solidFill>
                    <w14:schemeClr w14:val="tx1"/>
                  </w14:solidFill>
                </w14:textFill>
              </w:rPr>
              <w:t>4H</w:t>
            </w:r>
          </w:p>
        </w:tc>
        <w:tc>
          <w:tcPr>
            <w:tcW w:w="466" w:type="pct"/>
          </w:tcPr>
          <w:p w14:paraId="0356C43C">
            <w:pPr>
              <w:ind w:firstLine="0" w:firstLineChars="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12H</w:t>
            </w:r>
          </w:p>
        </w:tc>
        <w:tc>
          <w:tcPr>
            <w:tcW w:w="292" w:type="pct"/>
            <w:vAlign w:val="center"/>
          </w:tcPr>
          <w:p w14:paraId="53B03CC7">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D0</w:t>
            </w:r>
          </w:p>
        </w:tc>
        <w:tc>
          <w:tcPr>
            <w:tcW w:w="272" w:type="pct"/>
          </w:tcPr>
          <w:p w14:paraId="2E6CBFB7">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D1</w:t>
            </w:r>
          </w:p>
        </w:tc>
        <w:tc>
          <w:tcPr>
            <w:tcW w:w="272" w:type="pct"/>
          </w:tcPr>
          <w:p w14:paraId="7D513696">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D2</w:t>
            </w:r>
          </w:p>
        </w:tc>
        <w:tc>
          <w:tcPr>
            <w:tcW w:w="272" w:type="pct"/>
          </w:tcPr>
          <w:p w14:paraId="59B76929">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D3</w:t>
            </w:r>
          </w:p>
        </w:tc>
        <w:tc>
          <w:tcPr>
            <w:tcW w:w="248" w:type="pct"/>
          </w:tcPr>
          <w:p w14:paraId="393DA1C9">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268" w:type="pct"/>
            <w:shd w:val="clear" w:color="auto" w:fill="auto"/>
            <w:vAlign w:val="center"/>
          </w:tcPr>
          <w:p w14:paraId="0C004C6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A0</w:t>
            </w:r>
          </w:p>
        </w:tc>
        <w:tc>
          <w:tcPr>
            <w:tcW w:w="218" w:type="pct"/>
            <w:shd w:val="clear" w:color="auto" w:fill="auto"/>
            <w:vAlign w:val="center"/>
          </w:tcPr>
          <w:p w14:paraId="04E0220F">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268" w:type="pct"/>
            <w:shd w:val="clear" w:color="auto" w:fill="auto"/>
            <w:vAlign w:val="center"/>
          </w:tcPr>
          <w:p w14:paraId="699CDFEA">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A5</w:t>
            </w:r>
          </w:p>
        </w:tc>
        <w:tc>
          <w:tcPr>
            <w:tcW w:w="256" w:type="pct"/>
            <w:vAlign w:val="center"/>
          </w:tcPr>
          <w:p w14:paraId="594F2753">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CS</w:t>
            </w:r>
          </w:p>
        </w:tc>
        <w:tc>
          <w:tcPr>
            <w:tcW w:w="338" w:type="pct"/>
            <w:vAlign w:val="center"/>
          </w:tcPr>
          <w:p w14:paraId="7F0239A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16H</w:t>
            </w:r>
          </w:p>
        </w:tc>
      </w:tr>
    </w:tbl>
    <w:p w14:paraId="48D1E41E">
      <w:pPr>
        <w:spacing w:line="560" w:lineRule="exact"/>
        <w:ind w:firstLine="422"/>
        <w:rPr>
          <w:b/>
          <w:color w:val="000000" w:themeColor="text1"/>
          <w14:textFill>
            <w14:solidFill>
              <w14:schemeClr w14:val="tx1"/>
            </w14:solidFill>
          </w14:textFill>
        </w:rPr>
      </w:pPr>
      <w:r>
        <w:rPr>
          <w:b/>
          <w:color w:val="000000" w:themeColor="text1"/>
          <w14:textFill>
            <w14:solidFill>
              <w14:schemeClr w14:val="tx1"/>
            </w14:solidFill>
          </w14:textFill>
        </w:rPr>
        <w:t>2、</w:t>
      </w:r>
      <w:r>
        <w:rPr>
          <w:rFonts w:hint="eastAsia"/>
          <w:b/>
          <w:color w:val="000000" w:themeColor="text1"/>
          <w14:textFill>
            <w14:solidFill>
              <w14:schemeClr w14:val="tx1"/>
            </w14:solidFill>
          </w14:textFill>
        </w:rPr>
        <w:t>从站应答帧</w:t>
      </w:r>
    </w:p>
    <w:p w14:paraId="1F4709E8">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控制码：</w:t>
      </w:r>
      <w:r>
        <w:rPr>
          <w:color w:val="000000" w:themeColor="text1"/>
          <w14:textFill>
            <w14:solidFill>
              <w14:schemeClr w14:val="tx1"/>
            </w14:solidFill>
          </w14:textFill>
        </w:rPr>
        <w:t>9</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H</w:t>
      </w:r>
    </w:p>
    <w:p w14:paraId="24F7D8C6">
      <w:pPr>
        <w:spacing w:line="560" w:lineRule="exact"/>
        <w:rPr>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数据域长度：</w:t>
      </w:r>
      <w:r>
        <w:rPr>
          <w:color w:val="000000" w:themeColor="text1"/>
          <w:highlight w:val="yellow"/>
          <w14:textFill>
            <w14:solidFill>
              <w14:schemeClr w14:val="tx1"/>
            </w14:solidFill>
          </w14:textFill>
        </w:rPr>
        <w:t xml:space="preserve">L=01H </w:t>
      </w:r>
    </w:p>
    <w:p w14:paraId="45F559D6">
      <w:pPr>
        <w:spacing w:line="560" w:lineRule="exact"/>
        <w:rPr>
          <w:color w:val="000000" w:themeColor="text1"/>
          <w14:textFill>
            <w14:solidFill>
              <w14:schemeClr w14:val="tx1"/>
            </w14:solidFill>
          </w14:textFill>
        </w:rPr>
      </w:pPr>
      <w:r>
        <w:rPr>
          <w:rFonts w:hint="eastAsia"/>
          <w:color w:val="000000" w:themeColor="text1"/>
          <w:highlight w:val="yellow"/>
          <w14:textFill>
            <w14:solidFill>
              <w14:schemeClr w14:val="tx1"/>
            </w14:solidFill>
          </w14:textFill>
        </w:rPr>
        <w:t>数据域：</w:t>
      </w:r>
      <w:r>
        <w:rPr>
          <w:color w:val="000000" w:themeColor="text1"/>
          <w:highlight w:val="yellow"/>
          <w14:textFill>
            <w14:solidFill>
              <w14:schemeClr w14:val="tx1"/>
            </w14:solidFill>
          </w14:textFill>
        </w:rPr>
        <w:t>00H</w:t>
      </w:r>
    </w:p>
    <w:p w14:paraId="3BA26431">
      <w:pPr>
        <w:spacing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58"/>
        <w:gridCol w:w="388"/>
        <w:gridCol w:w="459"/>
        <w:gridCol w:w="573"/>
        <w:gridCol w:w="577"/>
        <w:gridCol w:w="680"/>
        <w:gridCol w:w="560"/>
        <w:gridCol w:w="573"/>
        <w:gridCol w:w="573"/>
      </w:tblGrid>
      <w:tr w14:paraId="21F9C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72" w:type="dxa"/>
            <w:vAlign w:val="center"/>
          </w:tcPr>
          <w:p w14:paraId="4D4A1CBA">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8H</w:t>
            </w:r>
          </w:p>
        </w:tc>
        <w:tc>
          <w:tcPr>
            <w:tcW w:w="458" w:type="dxa"/>
            <w:vAlign w:val="center"/>
          </w:tcPr>
          <w:p w14:paraId="2AD9EBB7">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0</w:t>
            </w:r>
          </w:p>
        </w:tc>
        <w:tc>
          <w:tcPr>
            <w:tcW w:w="388" w:type="dxa"/>
            <w:vAlign w:val="center"/>
          </w:tcPr>
          <w:p w14:paraId="1E1A519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w:t>
            </w:r>
          </w:p>
        </w:tc>
        <w:tc>
          <w:tcPr>
            <w:tcW w:w="459" w:type="dxa"/>
            <w:vAlign w:val="center"/>
          </w:tcPr>
          <w:p w14:paraId="2BA2760E">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5</w:t>
            </w:r>
          </w:p>
        </w:tc>
        <w:tc>
          <w:tcPr>
            <w:tcW w:w="573" w:type="dxa"/>
            <w:vAlign w:val="center"/>
          </w:tcPr>
          <w:p w14:paraId="3CA27C61">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8H</w:t>
            </w:r>
          </w:p>
        </w:tc>
        <w:tc>
          <w:tcPr>
            <w:tcW w:w="577" w:type="dxa"/>
            <w:vAlign w:val="center"/>
          </w:tcPr>
          <w:p w14:paraId="46ACB22E">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9</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H</w:t>
            </w:r>
          </w:p>
        </w:tc>
        <w:tc>
          <w:tcPr>
            <w:tcW w:w="680" w:type="dxa"/>
          </w:tcPr>
          <w:p w14:paraId="1CE64586">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01H</w:t>
            </w:r>
          </w:p>
        </w:tc>
        <w:tc>
          <w:tcPr>
            <w:tcW w:w="447" w:type="dxa"/>
          </w:tcPr>
          <w:p w14:paraId="14E5722E">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00H</w:t>
            </w:r>
          </w:p>
        </w:tc>
        <w:tc>
          <w:tcPr>
            <w:tcW w:w="573" w:type="dxa"/>
            <w:vAlign w:val="center"/>
          </w:tcPr>
          <w:p w14:paraId="2E5E1207">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color w:val="000000" w:themeColor="text1"/>
                <w14:textFill>
                  <w14:solidFill>
                    <w14:schemeClr w14:val="tx1"/>
                  </w14:solidFill>
                </w14:textFill>
              </w:rPr>
              <w:t>S</w:t>
            </w:r>
          </w:p>
        </w:tc>
        <w:tc>
          <w:tcPr>
            <w:tcW w:w="573" w:type="dxa"/>
            <w:vAlign w:val="center"/>
          </w:tcPr>
          <w:p w14:paraId="36C86309">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6H</w:t>
            </w:r>
          </w:p>
        </w:tc>
      </w:tr>
    </w:tbl>
    <w:p w14:paraId="20C6DF70"/>
    <w:p w14:paraId="1C185134">
      <w:r>
        <w:rPr>
          <w:rFonts w:hint="eastAsia"/>
        </w:rPr>
        <w:t>若</w:t>
      </w:r>
      <w:r>
        <w:rPr>
          <w:rFonts w:hint="eastAsia"/>
          <w:bCs/>
          <w:color w:val="000000" w:themeColor="text1"/>
          <w14:textFill>
            <w14:solidFill>
              <w14:schemeClr w14:val="tx1"/>
            </w14:solidFill>
          </w14:textFill>
        </w:rPr>
        <w:t>无线</w:t>
      </w:r>
      <w:r>
        <w:rPr>
          <w:rFonts w:hint="eastAsia"/>
        </w:rPr>
        <w:t>接口转换器判断请求帧中的协议转换单元地址与接口转换器地址列表中的协议转换单元地址不匹配，则不回复。</w:t>
      </w:r>
    </w:p>
    <w:p w14:paraId="490DC711">
      <w:pPr>
        <w:autoSpaceDE w:val="0"/>
        <w:spacing w:line="480" w:lineRule="exact"/>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5251E">
    <w:pPr>
      <w:pStyle w:val="13"/>
      <w:ind w:right="360"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4A7CF8">
                          <w:pPr>
                            <w:pStyle w:val="13"/>
                            <w:ind w:firstLine="360"/>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84A7CF8">
                    <w:pPr>
                      <w:pStyle w:val="13"/>
                      <w:ind w:firstLine="360"/>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7ABD0">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A538">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94BAB">
    <w:pPr>
      <w:pStyle w:val="9"/>
      <w:spacing w:line="14" w:lineRule="auto"/>
      <w:ind w:firstLine="480"/>
      <w:rPr>
        <w:sz w:val="20"/>
      </w:rPr>
    </w:pPr>
    <w:r>
      <mc:AlternateContent>
        <mc:Choice Requires="wps">
          <w:drawing>
            <wp:anchor distT="0" distB="0" distL="114300" distR="114300" simplePos="0" relativeHeight="251661312" behindDoc="1" locked="0" layoutInCell="1" allowOverlap="1">
              <wp:simplePos x="0" y="0"/>
              <wp:positionH relativeFrom="page">
                <wp:posOffset>972820</wp:posOffset>
              </wp:positionH>
              <wp:positionV relativeFrom="page">
                <wp:posOffset>9813925</wp:posOffset>
              </wp:positionV>
              <wp:extent cx="223520" cy="17335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1E361619">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wps:txbx>
                    <wps:bodyPr lIns="0" tIns="0" rIns="0" bIns="0" upright="1"/>
                  </wps:wsp>
                </a:graphicData>
              </a:graphic>
            </wp:anchor>
          </w:drawing>
        </mc:Choice>
        <mc:Fallback>
          <w:pict>
            <v:shape id="_x0000_s1026" o:spid="_x0000_s1026" o:spt="202" type="#_x0000_t202" style="position:absolute;left:0pt;margin-left:76.6pt;margin-top:772.75pt;height:13.65pt;width:17.6pt;mso-position-horizontal-relative:page;mso-position-vertical-relative:page;z-index:-251655168;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D4+IjG6AQAAcwMAAA4AAAAAAAAAAQAgAAAAKQEAAGRycy9lMm9Eb2MueG1s&#10;UEsFBgAAAAAGAAYAWQEAAFUFAAAAAA==&#10;">
              <v:fill on="f" focussize="0,0"/>
              <v:stroke on="f"/>
              <v:imagedata o:title=""/>
              <o:lock v:ext="edit" aspectratio="f"/>
              <v:textbox inset="0mm,0mm,0mm,0mm">
                <w:txbxContent>
                  <w:p w14:paraId="1E361619">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5F9A">
    <w:pPr>
      <w:pStyle w:val="9"/>
      <w:spacing w:line="14" w:lineRule="auto"/>
      <w:ind w:firstLine="480"/>
      <w:rPr>
        <w:sz w:val="20"/>
      </w:rPr>
    </w:pPr>
    <w:r>
      <mc:AlternateContent>
        <mc:Choice Requires="wps">
          <w:drawing>
            <wp:anchor distT="0" distB="0" distL="114300" distR="114300" simplePos="0" relativeHeight="251662336" behindDoc="1" locked="0" layoutInCell="1" allowOverlap="1">
              <wp:simplePos x="0" y="0"/>
              <wp:positionH relativeFrom="page">
                <wp:posOffset>972820</wp:posOffset>
              </wp:positionH>
              <wp:positionV relativeFrom="page">
                <wp:posOffset>9813925</wp:posOffset>
              </wp:positionV>
              <wp:extent cx="223520" cy="17335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2EEDFF9D">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wps:txbx>
                    <wps:bodyPr lIns="0" tIns="0" rIns="0" bIns="0" upright="1"/>
                  </wps:wsp>
                </a:graphicData>
              </a:graphic>
            </wp:anchor>
          </w:drawing>
        </mc:Choice>
        <mc:Fallback>
          <w:pict>
            <v:shape id="_x0000_s1026" o:spid="_x0000_s1026" o:spt="202" type="#_x0000_t202" style="position:absolute;left:0pt;margin-left:76.6pt;margin-top:772.75pt;height:13.65pt;width:17.6pt;mso-position-horizontal-relative:page;mso-position-vertical-relative:page;z-index:-251654144;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CA24me6AQAAcwMAAA4AAAAAAAAAAQAgAAAAKQEAAGRycy9lMm9Eb2MueG1s&#10;UEsFBgAAAAAGAAYAWQEAAFUFAAAAAA==&#10;">
              <v:fill on="f" focussize="0,0"/>
              <v:stroke on="f"/>
              <v:imagedata o:title=""/>
              <o:lock v:ext="edit" aspectratio="f"/>
              <v:textbox inset="0mm,0mm,0mm,0mm">
                <w:txbxContent>
                  <w:p w14:paraId="2EEDFF9D">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1F85E">
    <w:pPr>
      <w:pStyle w:val="13"/>
      <w:tabs>
        <w:tab w:val="center" w:pos="4140"/>
        <w:tab w:val="right" w:pos="8300"/>
        <w:tab w:val="clear" w:pos="4153"/>
        <w:tab w:val="clear" w:pos="8306"/>
      </w:tabs>
      <w:ind w:right="210"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0F85B">
                          <w:pPr>
                            <w:pStyle w:val="13"/>
                            <w:tabs>
                              <w:tab w:val="center" w:pos="4140"/>
                              <w:tab w:val="right" w:pos="8300"/>
                              <w:tab w:val="clear" w:pos="4153"/>
                              <w:tab w:val="clear" w:pos="8306"/>
                            </w:tabs>
                            <w:ind w:right="210" w:firstLine="360"/>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EB0F85B">
                    <w:pPr>
                      <w:pStyle w:val="13"/>
                      <w:tabs>
                        <w:tab w:val="center" w:pos="4140"/>
                        <w:tab w:val="right" w:pos="8300"/>
                        <w:tab w:val="clear" w:pos="4153"/>
                        <w:tab w:val="clear" w:pos="8306"/>
                      </w:tabs>
                      <w:ind w:right="210" w:firstLine="360"/>
                    </w:pPr>
                    <w:r>
                      <w:fldChar w:fldCharType="begin"/>
                    </w:r>
                    <w:r>
                      <w:instrText xml:space="preserve"> PAGE  \* MERGEFORMAT </w:instrText>
                    </w:r>
                    <w:r>
                      <w:fldChar w:fldCharType="separate"/>
                    </w:r>
                    <w:r>
                      <w:t>61</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2524125</wp:posOffset>
              </wp:positionH>
              <wp:positionV relativeFrom="paragraph">
                <wp:posOffset>-86995</wp:posOffset>
              </wp:positionV>
              <wp:extent cx="127635" cy="278765"/>
              <wp:effectExtent l="0" t="0" r="0" b="0"/>
              <wp:wrapNone/>
              <wp:docPr id="99324378" name="Text Box 1025"/>
              <wp:cNvGraphicFramePr/>
              <a:graphic xmlns:a="http://schemas.openxmlformats.org/drawingml/2006/main">
                <a:graphicData uri="http://schemas.microsoft.com/office/word/2010/wordprocessingShape">
                  <wps:wsp>
                    <wps:cNvSpPr txBox="1">
                      <a:spLocks noChangeArrowheads="1"/>
                    </wps:cNvSpPr>
                    <wps:spPr bwMode="auto">
                      <a:xfrm>
                        <a:off x="0" y="0"/>
                        <a:ext cx="127635" cy="278765"/>
                      </a:xfrm>
                      <a:prstGeom prst="rect">
                        <a:avLst/>
                      </a:prstGeom>
                      <a:noFill/>
                      <a:ln>
                        <a:noFill/>
                      </a:ln>
                    </wps:spPr>
                    <wps:txbx>
                      <w:txbxContent>
                        <w:p w14:paraId="7F86EAA0">
                          <w:pPr>
                            <w:pStyle w:val="13"/>
                            <w:tabs>
                              <w:tab w:val="center" w:pos="4140"/>
                              <w:tab w:val="right" w:pos="8300"/>
                              <w:tab w:val="clear" w:pos="4153"/>
                              <w:tab w:val="clear" w:pos="8306"/>
                            </w:tabs>
                            <w:ind w:right="210" w:firstLine="360"/>
                          </w:pPr>
                        </w:p>
                        <w:p w14:paraId="1534C491">
                          <w:pPr>
                            <w:pStyle w:val="13"/>
                            <w:tabs>
                              <w:tab w:val="center" w:pos="4140"/>
                              <w:tab w:val="right" w:pos="8300"/>
                              <w:tab w:val="clear" w:pos="4153"/>
                              <w:tab w:val="clear" w:pos="8306"/>
                            </w:tabs>
                            <w:ind w:right="210" w:firstLine="360"/>
                          </w:pPr>
                        </w:p>
                      </w:txbxContent>
                    </wps:txbx>
                    <wps:bodyPr rot="0" vert="horz" wrap="square" lIns="0" tIns="0" rIns="0" bIns="0" anchor="t" anchorCtr="0" upright="1">
                      <a:spAutoFit/>
                    </wps:bodyPr>
                  </wps:wsp>
                </a:graphicData>
              </a:graphic>
            </wp:anchor>
          </w:drawing>
        </mc:Choice>
        <mc:Fallback>
          <w:pict>
            <v:shape id="Text Box 1025" o:spid="_x0000_s1026" o:spt="202" type="#_x0000_t202" style="position:absolute;left:0pt;margin-left:198.75pt;margin-top:-6.85pt;height:21.95pt;width:10.05pt;mso-position-horizontal-relative:margin;z-index:251664384;mso-width-relative:page;mso-height-relative:page;" filled="f" stroked="f" coordsize="21600,21600" o:gfxdata="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PGmSdcAAAAKAQAADwAAAAAAAAABACAAAAAiAAAAZHJz&#10;L2Rvd25yZXYueG1sUEsBAhQAFAAAAAgAh07iQMSI3LMFAgAADQQAAA4AAAAAAAAAAQAgAAAAJgEA&#10;AGRycy9lMm9Eb2MueG1sUEsFBgAAAAAGAAYAWQEAAJ0FAAAAAA==&#10;">
              <v:fill on="f" focussize="0,0"/>
              <v:stroke on="f"/>
              <v:imagedata o:title=""/>
              <o:lock v:ext="edit" aspectratio="f"/>
              <v:textbox inset="0mm,0mm,0mm,0mm" style="mso-fit-shape-to-text:t;">
                <w:txbxContent>
                  <w:p w14:paraId="7F86EAA0">
                    <w:pPr>
                      <w:pStyle w:val="13"/>
                      <w:tabs>
                        <w:tab w:val="center" w:pos="4140"/>
                        <w:tab w:val="right" w:pos="8300"/>
                        <w:tab w:val="clear" w:pos="4153"/>
                        <w:tab w:val="clear" w:pos="8306"/>
                      </w:tabs>
                      <w:ind w:right="210" w:firstLine="360"/>
                    </w:pPr>
                  </w:p>
                  <w:p w14:paraId="1534C491">
                    <w:pPr>
                      <w:pStyle w:val="13"/>
                      <w:tabs>
                        <w:tab w:val="center" w:pos="4140"/>
                        <w:tab w:val="right" w:pos="8300"/>
                        <w:tab w:val="clear" w:pos="4153"/>
                        <w:tab w:val="clear" w:pos="8306"/>
                      </w:tabs>
                      <w:ind w:right="210" w:firstLine="36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DF5BE">
    <w:pPr>
      <w:pStyle w:val="14"/>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7313B">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F6817">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CA93">
    <w:pPr>
      <w:pStyle w:val="9"/>
      <w:spacing w:line="14" w:lineRule="auto"/>
      <w:ind w:firstLine="480"/>
      <w:rPr>
        <w:sz w:val="20"/>
      </w:rPr>
    </w:pPr>
    <w:r>
      <mc:AlternateContent>
        <mc:Choice Requires="wps">
          <w:drawing>
            <wp:anchor distT="0" distB="0" distL="114300" distR="114300" simplePos="0" relativeHeight="251660288" behindDoc="1" locked="0" layoutInCell="1" allowOverlap="1">
              <wp:simplePos x="0" y="0"/>
              <wp:positionH relativeFrom="page">
                <wp:posOffset>995045</wp:posOffset>
              </wp:positionH>
              <wp:positionV relativeFrom="page">
                <wp:posOffset>833755</wp:posOffset>
              </wp:positionV>
              <wp:extent cx="1568450" cy="1587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568450" cy="158750"/>
                      </a:xfrm>
                      <a:prstGeom prst="rect">
                        <a:avLst/>
                      </a:prstGeom>
                      <a:noFill/>
                      <a:ln>
                        <a:noFill/>
                      </a:ln>
                    </wps:spPr>
                    <wps:txbx>
                      <w:txbxContent>
                        <w:p w14:paraId="3CCEECA2">
                          <w:pPr>
                            <w:pStyle w:val="9"/>
                            <w:spacing w:line="250" w:lineRule="exact"/>
                            <w:ind w:firstLine="480"/>
                            <w:rPr>
                              <w:rFonts w:ascii="黑体" w:hAnsi="黑体"/>
                            </w:rPr>
                          </w:pPr>
                        </w:p>
                      </w:txbxContent>
                    </wps:txbx>
                    <wps:bodyPr lIns="0" tIns="0" rIns="0" bIns="0" upright="1"/>
                  </wps:wsp>
                </a:graphicData>
              </a:graphic>
            </wp:anchor>
          </w:drawing>
        </mc:Choice>
        <mc:Fallback>
          <w:pict>
            <v:shape id="_x0000_s1026" o:spid="_x0000_s1026" o:spt="202" type="#_x0000_t202" style="position:absolute;left:0pt;margin-left:78.35pt;margin-top:65.65pt;height:12.5pt;width:123.5pt;mso-position-horizontal-relative:page;mso-position-vertical-relative:page;z-index:-251656192;mso-width-relative:page;mso-height-relative:page;" filled="f" stroked="f" coordsize="21600,21600" o:gfxdata="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Jw1pNXYAAAACwEAAA8AAAAAAAAAAQAgAAAAIgAAAGRycy9kb3ducmV2LnhtbFBLAQIU&#10;ABQAAAAIAIdO4kAElUqHugEAAHQDAAAOAAAAAAAAAAEAIAAAACcBAABkcnMvZTJvRG9jLnhtbFBL&#10;BQYAAAAABgAGAFkBAABTBQAAAAA=&#10;">
              <v:fill on="f" focussize="0,0"/>
              <v:stroke on="f"/>
              <v:imagedata o:title=""/>
              <o:lock v:ext="edit" aspectratio="f"/>
              <v:textbox inset="0mm,0mm,0mm,0mm">
                <w:txbxContent>
                  <w:p w14:paraId="3CCEECA2">
                    <w:pPr>
                      <w:pStyle w:val="9"/>
                      <w:spacing w:line="250" w:lineRule="exact"/>
                      <w:ind w:firstLine="480"/>
                      <w:rPr>
                        <w:rFonts w:ascii="黑体" w:hAnsi="黑体"/>
                      </w:rPr>
                    </w:pP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CB751">
    <w:pPr>
      <w:pStyle w:val="9"/>
      <w:spacing w:line="14" w:lineRule="auto"/>
      <w:ind w:firstLine="40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BBB12"/>
    <w:multiLevelType w:val="singleLevel"/>
    <w:tmpl w:val="9A3BBB12"/>
    <w:lvl w:ilvl="0" w:tentative="0">
      <w:start w:val="1"/>
      <w:numFmt w:val="decimal"/>
      <w:suff w:val="nothing"/>
      <w:lvlText w:val="%1）"/>
      <w:lvlJc w:val="left"/>
    </w:lvl>
  </w:abstractNum>
  <w:abstractNum w:abstractNumId="1">
    <w:nsid w:val="BBF00E15"/>
    <w:multiLevelType w:val="singleLevel"/>
    <w:tmpl w:val="BBF00E15"/>
    <w:lvl w:ilvl="0" w:tentative="0">
      <w:start w:val="1"/>
      <w:numFmt w:val="decimal"/>
      <w:pStyle w:val="36"/>
      <w:suff w:val="nothing"/>
      <w:lvlText w:val="表%1 "/>
      <w:lvlJc w:val="left"/>
      <w:pPr>
        <w:tabs>
          <w:tab w:val="left" w:pos="0"/>
        </w:tabs>
        <w:ind w:left="425" w:hanging="425"/>
      </w:pPr>
      <w:rPr>
        <w:rFonts w:hint="default"/>
      </w:rPr>
    </w:lvl>
  </w:abstractNum>
  <w:abstractNum w:abstractNumId="2">
    <w:nsid w:val="240C1E99"/>
    <w:multiLevelType w:val="singleLevel"/>
    <w:tmpl w:val="240C1E99"/>
    <w:lvl w:ilvl="0" w:tentative="0">
      <w:start w:val="1"/>
      <w:numFmt w:val="decimal"/>
      <w:suff w:val="space"/>
      <w:lvlText w:val="%1."/>
      <w:lvlJc w:val="left"/>
    </w:lvl>
  </w:abstractNum>
  <w:abstractNum w:abstractNumId="3">
    <w:nsid w:val="5AE439B7"/>
    <w:multiLevelType w:val="multilevel"/>
    <w:tmpl w:val="5AE439B7"/>
    <w:lvl w:ilvl="0" w:tentative="0">
      <w:start w:val="1"/>
      <w:numFmt w:val="decimal"/>
      <w:suff w:val="nothing"/>
      <w:lvlText w:val="第 %1 章   "/>
      <w:lvlJc w:val="center"/>
      <w:pPr>
        <w:ind w:left="0" w:firstLine="1134"/>
      </w:pPr>
      <w:rPr>
        <w:rFonts w:hint="eastAsia" w:ascii="楷体_GB2312" w:eastAsia="宋体"/>
        <w:b/>
        <w:i w:val="0"/>
        <w:sz w:val="30"/>
      </w:rPr>
    </w:lvl>
    <w:lvl w:ilvl="1" w:tentative="0">
      <w:start w:val="1"/>
      <w:numFmt w:val="decimal"/>
      <w:suff w:val="nothing"/>
      <w:lvlText w:val=" 7.%2 "/>
      <w:lvlJc w:val="center"/>
      <w:pPr>
        <w:tabs>
          <w:tab w:val="left" w:pos="0"/>
        </w:tabs>
        <w:ind w:left="-146" w:firstLine="288"/>
      </w:pPr>
      <w:rPr>
        <w:rFonts w:hint="default" w:ascii="宋体" w:hAnsi="宋体" w:eastAsia="宋体" w:cs="宋体"/>
      </w:rPr>
    </w:lvl>
    <w:lvl w:ilvl="2" w:tentative="0">
      <w:start w:val="1"/>
      <w:numFmt w:val="decimal"/>
      <w:pStyle w:val="4"/>
      <w:suff w:val="nothing"/>
      <w:lvlText w:val="   8.%2.%3 "/>
      <w:lvlJc w:val="left"/>
      <w:pPr>
        <w:tabs>
          <w:tab w:val="left" w:pos="0"/>
        </w:tabs>
        <w:ind w:left="0" w:firstLine="0"/>
      </w:pPr>
      <w:rPr>
        <w:rFonts w:hint="default" w:ascii="宋体" w:hAnsi="宋体" w:eastAsia="宋体" w:cs="宋体"/>
        <w:sz w:val="21"/>
        <w:szCs w:val="21"/>
      </w:rPr>
    </w:lvl>
    <w:lvl w:ilvl="3" w:tentative="0">
      <w:start w:val="1"/>
      <w:numFmt w:val="decimal"/>
      <w:suff w:val="nothing"/>
      <w:lvlText w:val="    %1.%2.%3.%4 "/>
      <w:lvlJc w:val="left"/>
      <w:pPr>
        <w:ind w:left="0" w:firstLine="0"/>
      </w:pPr>
      <w:rPr>
        <w:rFonts w:hint="eastAsia"/>
      </w:rPr>
    </w:lvl>
    <w:lvl w:ilvl="4" w:tentative="0">
      <w:start w:val="1"/>
      <w:numFmt w:val="decimal"/>
      <w:suff w:val="nothing"/>
      <w:lvlText w:val="       %5、"/>
      <w:lvlJc w:val="left"/>
      <w:pPr>
        <w:ind w:left="0" w:firstLine="0"/>
      </w:pPr>
      <w:rPr>
        <w:rFonts w:hint="eastAsia"/>
      </w:rPr>
    </w:lvl>
    <w:lvl w:ilvl="5" w:tentative="0">
      <w:start w:val="1"/>
      <w:numFmt w:val="bullet"/>
      <w:suff w:val="nothing"/>
      <w:lvlText w:val=""/>
      <w:lvlJc w:val="left"/>
      <w:pPr>
        <w:ind w:left="0" w:firstLine="0"/>
      </w:pPr>
      <w:rPr>
        <w:rFonts w:hint="default" w:ascii="Symbol" w:hAnsi="Symbol"/>
        <w:color w:val="auto"/>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5DB19995"/>
    <w:multiLevelType w:val="singleLevel"/>
    <w:tmpl w:val="5DB19995"/>
    <w:lvl w:ilvl="0" w:tentative="0">
      <w:start w:val="1"/>
      <w:numFmt w:val="decimal"/>
      <w:suff w:val="space"/>
      <w:lvlText w:val="%1."/>
      <w:lvlJc w:val="left"/>
    </w:lvl>
  </w:abstractNum>
  <w:abstractNum w:abstractNumId="5">
    <w:nsid w:val="60B55DC2"/>
    <w:multiLevelType w:val="multilevel"/>
    <w:tmpl w:val="60B55DC2"/>
    <w:lvl w:ilvl="0" w:tentative="0">
      <w:start w:val="1"/>
      <w:numFmt w:val="upperLetter"/>
      <w:lvlText w:val="%1"/>
      <w:lvlJc w:val="left"/>
      <w:pPr>
        <w:tabs>
          <w:tab w:val="left" w:pos="0"/>
        </w:tabs>
        <w:ind w:left="0" w:hanging="425"/>
      </w:pPr>
      <w:rPr>
        <w:rFonts w:hint="eastAsia"/>
      </w:rPr>
    </w:lvl>
    <w:lvl w:ilvl="1" w:tentative="0">
      <w:start w:val="1"/>
      <w:numFmt w:val="decimal"/>
      <w:pStyle w:val="30"/>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6">
    <w:nsid w:val="657D3FBC"/>
    <w:multiLevelType w:val="multilevel"/>
    <w:tmpl w:val="657D3FBC"/>
    <w:lvl w:ilvl="0" w:tentative="0">
      <w:start w:val="1"/>
      <w:numFmt w:val="upperLetter"/>
      <w:pStyle w:val="27"/>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3"/>
  </w:num>
  <w:num w:numId="2">
    <w:abstractNumId w:val="6"/>
  </w:num>
  <w:num w:numId="3">
    <w:abstractNumId w:val="5"/>
  </w:num>
  <w:num w:numId="4">
    <w:abstractNumId w:val="1"/>
  </w:num>
  <w:num w:numId="5">
    <w:abstractNumId w:val="0"/>
  </w:num>
  <w:num w:numId="6">
    <w:abstractNumId w:val="4"/>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aaihoengNg">
    <w15:presenceInfo w15:providerId="None" w15:userId="Gaaihoeng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trackRevisions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60407F"/>
    <w:rsid w:val="00000D2A"/>
    <w:rsid w:val="00001506"/>
    <w:rsid w:val="00007F08"/>
    <w:rsid w:val="00010E61"/>
    <w:rsid w:val="000256D4"/>
    <w:rsid w:val="00035E69"/>
    <w:rsid w:val="00037A1C"/>
    <w:rsid w:val="00052222"/>
    <w:rsid w:val="000614F0"/>
    <w:rsid w:val="00063A34"/>
    <w:rsid w:val="0007773A"/>
    <w:rsid w:val="00097143"/>
    <w:rsid w:val="000A4A59"/>
    <w:rsid w:val="000A5C01"/>
    <w:rsid w:val="000C1836"/>
    <w:rsid w:val="000D328E"/>
    <w:rsid w:val="000D5CA4"/>
    <w:rsid w:val="000F39CF"/>
    <w:rsid w:val="000F7FB2"/>
    <w:rsid w:val="00143868"/>
    <w:rsid w:val="00162FCA"/>
    <w:rsid w:val="00164636"/>
    <w:rsid w:val="00174BC3"/>
    <w:rsid w:val="00183CEC"/>
    <w:rsid w:val="001B761D"/>
    <w:rsid w:val="001C08D3"/>
    <w:rsid w:val="001C5CFD"/>
    <w:rsid w:val="001E7992"/>
    <w:rsid w:val="001F0B90"/>
    <w:rsid w:val="001F26E8"/>
    <w:rsid w:val="00200997"/>
    <w:rsid w:val="00201879"/>
    <w:rsid w:val="00215923"/>
    <w:rsid w:val="002449D7"/>
    <w:rsid w:val="002505E1"/>
    <w:rsid w:val="002632CE"/>
    <w:rsid w:val="002747D5"/>
    <w:rsid w:val="00285C02"/>
    <w:rsid w:val="002C31EE"/>
    <w:rsid w:val="002F3E2A"/>
    <w:rsid w:val="002F5D45"/>
    <w:rsid w:val="00305F39"/>
    <w:rsid w:val="0031517A"/>
    <w:rsid w:val="00316926"/>
    <w:rsid w:val="0031743B"/>
    <w:rsid w:val="00325217"/>
    <w:rsid w:val="003252F4"/>
    <w:rsid w:val="00330A20"/>
    <w:rsid w:val="00331053"/>
    <w:rsid w:val="003337B0"/>
    <w:rsid w:val="0033474C"/>
    <w:rsid w:val="00336915"/>
    <w:rsid w:val="00341DBF"/>
    <w:rsid w:val="003706AF"/>
    <w:rsid w:val="0038574D"/>
    <w:rsid w:val="00393844"/>
    <w:rsid w:val="003941DA"/>
    <w:rsid w:val="003A0069"/>
    <w:rsid w:val="003A2D23"/>
    <w:rsid w:val="003A7FDE"/>
    <w:rsid w:val="003B0372"/>
    <w:rsid w:val="003C002F"/>
    <w:rsid w:val="003C2E1C"/>
    <w:rsid w:val="003C4349"/>
    <w:rsid w:val="003C6024"/>
    <w:rsid w:val="003D21B2"/>
    <w:rsid w:val="003D4A0B"/>
    <w:rsid w:val="003E464E"/>
    <w:rsid w:val="003E5E54"/>
    <w:rsid w:val="003E7EAD"/>
    <w:rsid w:val="003F2FC0"/>
    <w:rsid w:val="003F31D0"/>
    <w:rsid w:val="003F3F9C"/>
    <w:rsid w:val="00401886"/>
    <w:rsid w:val="00406B32"/>
    <w:rsid w:val="00436391"/>
    <w:rsid w:val="00446DBB"/>
    <w:rsid w:val="00466F7B"/>
    <w:rsid w:val="00482D35"/>
    <w:rsid w:val="00493CF1"/>
    <w:rsid w:val="004955AF"/>
    <w:rsid w:val="004B5879"/>
    <w:rsid w:val="004B7D49"/>
    <w:rsid w:val="004E1D16"/>
    <w:rsid w:val="004E3914"/>
    <w:rsid w:val="004F0D9A"/>
    <w:rsid w:val="004F45DC"/>
    <w:rsid w:val="004F7A03"/>
    <w:rsid w:val="00512508"/>
    <w:rsid w:val="00512EAD"/>
    <w:rsid w:val="0052736F"/>
    <w:rsid w:val="00551CDC"/>
    <w:rsid w:val="00592F8D"/>
    <w:rsid w:val="00593E4C"/>
    <w:rsid w:val="005A48F6"/>
    <w:rsid w:val="005A7C01"/>
    <w:rsid w:val="005D4158"/>
    <w:rsid w:val="005D65BE"/>
    <w:rsid w:val="005F5338"/>
    <w:rsid w:val="00611D0A"/>
    <w:rsid w:val="006123C5"/>
    <w:rsid w:val="0062140A"/>
    <w:rsid w:val="0063038D"/>
    <w:rsid w:val="00647811"/>
    <w:rsid w:val="00662011"/>
    <w:rsid w:val="00692827"/>
    <w:rsid w:val="00692FA7"/>
    <w:rsid w:val="006A2FD1"/>
    <w:rsid w:val="006A55C4"/>
    <w:rsid w:val="006C620F"/>
    <w:rsid w:val="006C7F58"/>
    <w:rsid w:val="006E2C9A"/>
    <w:rsid w:val="006F1C91"/>
    <w:rsid w:val="00700BAE"/>
    <w:rsid w:val="00704D80"/>
    <w:rsid w:val="007200AE"/>
    <w:rsid w:val="0072406E"/>
    <w:rsid w:val="007249E9"/>
    <w:rsid w:val="007301E7"/>
    <w:rsid w:val="007373EE"/>
    <w:rsid w:val="007417A7"/>
    <w:rsid w:val="007437E9"/>
    <w:rsid w:val="007602B9"/>
    <w:rsid w:val="00760465"/>
    <w:rsid w:val="00772F51"/>
    <w:rsid w:val="007A6713"/>
    <w:rsid w:val="007B1DCD"/>
    <w:rsid w:val="007B1F9D"/>
    <w:rsid w:val="007D57D7"/>
    <w:rsid w:val="007D6A29"/>
    <w:rsid w:val="007F1480"/>
    <w:rsid w:val="008042E7"/>
    <w:rsid w:val="008045A9"/>
    <w:rsid w:val="008262A8"/>
    <w:rsid w:val="008317DD"/>
    <w:rsid w:val="0083403B"/>
    <w:rsid w:val="00837CE1"/>
    <w:rsid w:val="008503E3"/>
    <w:rsid w:val="008571E5"/>
    <w:rsid w:val="00867DF8"/>
    <w:rsid w:val="00884390"/>
    <w:rsid w:val="00890924"/>
    <w:rsid w:val="00895EA2"/>
    <w:rsid w:val="008A1549"/>
    <w:rsid w:val="008B1D7D"/>
    <w:rsid w:val="008D15D2"/>
    <w:rsid w:val="008D6095"/>
    <w:rsid w:val="008E34E7"/>
    <w:rsid w:val="008F3E56"/>
    <w:rsid w:val="00912D04"/>
    <w:rsid w:val="00916217"/>
    <w:rsid w:val="00917349"/>
    <w:rsid w:val="009353D0"/>
    <w:rsid w:val="009415CE"/>
    <w:rsid w:val="00943908"/>
    <w:rsid w:val="009931B1"/>
    <w:rsid w:val="00994839"/>
    <w:rsid w:val="009A3BD6"/>
    <w:rsid w:val="009B1581"/>
    <w:rsid w:val="009E088B"/>
    <w:rsid w:val="009F3F80"/>
    <w:rsid w:val="00A1262D"/>
    <w:rsid w:val="00A13DE8"/>
    <w:rsid w:val="00A22A50"/>
    <w:rsid w:val="00A276CC"/>
    <w:rsid w:val="00A27FFE"/>
    <w:rsid w:val="00A30708"/>
    <w:rsid w:val="00A36D29"/>
    <w:rsid w:val="00A467FB"/>
    <w:rsid w:val="00A573A7"/>
    <w:rsid w:val="00A73AF3"/>
    <w:rsid w:val="00A83C69"/>
    <w:rsid w:val="00AB06E6"/>
    <w:rsid w:val="00AD3579"/>
    <w:rsid w:val="00AD4533"/>
    <w:rsid w:val="00AD7C6D"/>
    <w:rsid w:val="00AE2D3D"/>
    <w:rsid w:val="00B07CD5"/>
    <w:rsid w:val="00B240EE"/>
    <w:rsid w:val="00B25B6F"/>
    <w:rsid w:val="00B35012"/>
    <w:rsid w:val="00B45290"/>
    <w:rsid w:val="00B45AD8"/>
    <w:rsid w:val="00B543C7"/>
    <w:rsid w:val="00B56D08"/>
    <w:rsid w:val="00B57651"/>
    <w:rsid w:val="00B64456"/>
    <w:rsid w:val="00B8675B"/>
    <w:rsid w:val="00BA57BF"/>
    <w:rsid w:val="00BA5B02"/>
    <w:rsid w:val="00BC75E6"/>
    <w:rsid w:val="00BD0E22"/>
    <w:rsid w:val="00BD337E"/>
    <w:rsid w:val="00BD7574"/>
    <w:rsid w:val="00C00F23"/>
    <w:rsid w:val="00C05AB2"/>
    <w:rsid w:val="00C07353"/>
    <w:rsid w:val="00C104DA"/>
    <w:rsid w:val="00C15C22"/>
    <w:rsid w:val="00C16C31"/>
    <w:rsid w:val="00C20215"/>
    <w:rsid w:val="00C2070A"/>
    <w:rsid w:val="00C2410B"/>
    <w:rsid w:val="00C3250E"/>
    <w:rsid w:val="00C37C04"/>
    <w:rsid w:val="00C43D03"/>
    <w:rsid w:val="00CA2296"/>
    <w:rsid w:val="00CC1AC3"/>
    <w:rsid w:val="00CD0237"/>
    <w:rsid w:val="00CE2553"/>
    <w:rsid w:val="00D0174B"/>
    <w:rsid w:val="00D06F61"/>
    <w:rsid w:val="00D074CA"/>
    <w:rsid w:val="00D22D03"/>
    <w:rsid w:val="00D36CE2"/>
    <w:rsid w:val="00D43CE6"/>
    <w:rsid w:val="00D60835"/>
    <w:rsid w:val="00D82FAD"/>
    <w:rsid w:val="00DA0545"/>
    <w:rsid w:val="00DA2C7A"/>
    <w:rsid w:val="00DA587C"/>
    <w:rsid w:val="00DB1A99"/>
    <w:rsid w:val="00DB314E"/>
    <w:rsid w:val="00DD29B2"/>
    <w:rsid w:val="00DF74B4"/>
    <w:rsid w:val="00E05C31"/>
    <w:rsid w:val="00E201F5"/>
    <w:rsid w:val="00E311AD"/>
    <w:rsid w:val="00E32592"/>
    <w:rsid w:val="00E33E7C"/>
    <w:rsid w:val="00E6232D"/>
    <w:rsid w:val="00E63656"/>
    <w:rsid w:val="00E74378"/>
    <w:rsid w:val="00E74B40"/>
    <w:rsid w:val="00E81505"/>
    <w:rsid w:val="00EA2FB7"/>
    <w:rsid w:val="00EA5673"/>
    <w:rsid w:val="00EE33D2"/>
    <w:rsid w:val="00EE419E"/>
    <w:rsid w:val="00F025AF"/>
    <w:rsid w:val="00F1026C"/>
    <w:rsid w:val="00F40757"/>
    <w:rsid w:val="00F64F27"/>
    <w:rsid w:val="00F8728D"/>
    <w:rsid w:val="00F9101D"/>
    <w:rsid w:val="00FA284B"/>
    <w:rsid w:val="00FA4216"/>
    <w:rsid w:val="00FD1529"/>
    <w:rsid w:val="00FD2FA0"/>
    <w:rsid w:val="00FD451F"/>
    <w:rsid w:val="00FD7386"/>
    <w:rsid w:val="00FD7A58"/>
    <w:rsid w:val="00FE00B9"/>
    <w:rsid w:val="00FF74B4"/>
    <w:rsid w:val="01042CD0"/>
    <w:rsid w:val="010717A3"/>
    <w:rsid w:val="011E5E26"/>
    <w:rsid w:val="014A2DD9"/>
    <w:rsid w:val="019C0849"/>
    <w:rsid w:val="01CD7566"/>
    <w:rsid w:val="02873BB9"/>
    <w:rsid w:val="02FF276D"/>
    <w:rsid w:val="031130CA"/>
    <w:rsid w:val="03830824"/>
    <w:rsid w:val="04454711"/>
    <w:rsid w:val="04743EE9"/>
    <w:rsid w:val="04831DF5"/>
    <w:rsid w:val="04C11604"/>
    <w:rsid w:val="04D315C1"/>
    <w:rsid w:val="04EB5514"/>
    <w:rsid w:val="052B4CCF"/>
    <w:rsid w:val="05322502"/>
    <w:rsid w:val="05E11832"/>
    <w:rsid w:val="06C50846"/>
    <w:rsid w:val="06D33870"/>
    <w:rsid w:val="06D96D2F"/>
    <w:rsid w:val="06DC2725"/>
    <w:rsid w:val="0726254E"/>
    <w:rsid w:val="075229E7"/>
    <w:rsid w:val="07655731"/>
    <w:rsid w:val="07A17CE2"/>
    <w:rsid w:val="07C37441"/>
    <w:rsid w:val="0845035A"/>
    <w:rsid w:val="08817381"/>
    <w:rsid w:val="09102B5A"/>
    <w:rsid w:val="09187C60"/>
    <w:rsid w:val="0987151F"/>
    <w:rsid w:val="0A4D5D95"/>
    <w:rsid w:val="0A7934FE"/>
    <w:rsid w:val="0AAC0660"/>
    <w:rsid w:val="0B0443BA"/>
    <w:rsid w:val="0B45498C"/>
    <w:rsid w:val="0B835865"/>
    <w:rsid w:val="0C112E71"/>
    <w:rsid w:val="0CAF1640"/>
    <w:rsid w:val="0CEA36C2"/>
    <w:rsid w:val="0D215336"/>
    <w:rsid w:val="0D291166"/>
    <w:rsid w:val="0D7336B7"/>
    <w:rsid w:val="0DBF6CB9"/>
    <w:rsid w:val="0DCF4D92"/>
    <w:rsid w:val="0E05402E"/>
    <w:rsid w:val="0E957C7E"/>
    <w:rsid w:val="0EA77ABC"/>
    <w:rsid w:val="0EC53F0C"/>
    <w:rsid w:val="0F1E7653"/>
    <w:rsid w:val="10240C99"/>
    <w:rsid w:val="102B0279"/>
    <w:rsid w:val="10505F32"/>
    <w:rsid w:val="10686DD7"/>
    <w:rsid w:val="11237FBC"/>
    <w:rsid w:val="11557892"/>
    <w:rsid w:val="11C646FD"/>
    <w:rsid w:val="11FF551A"/>
    <w:rsid w:val="12555A81"/>
    <w:rsid w:val="1263489E"/>
    <w:rsid w:val="135B5A95"/>
    <w:rsid w:val="13E470BD"/>
    <w:rsid w:val="13E501BC"/>
    <w:rsid w:val="14223741"/>
    <w:rsid w:val="142427F0"/>
    <w:rsid w:val="143E4A1F"/>
    <w:rsid w:val="146828D6"/>
    <w:rsid w:val="14B024AD"/>
    <w:rsid w:val="14C27361"/>
    <w:rsid w:val="15435EC1"/>
    <w:rsid w:val="15713DA7"/>
    <w:rsid w:val="15A5462A"/>
    <w:rsid w:val="15BF2773"/>
    <w:rsid w:val="165B27B7"/>
    <w:rsid w:val="16D231FD"/>
    <w:rsid w:val="170C064C"/>
    <w:rsid w:val="175D1764"/>
    <w:rsid w:val="177F7D9A"/>
    <w:rsid w:val="183A72AB"/>
    <w:rsid w:val="18925080"/>
    <w:rsid w:val="18BD7EDC"/>
    <w:rsid w:val="18DE45A6"/>
    <w:rsid w:val="18E524E5"/>
    <w:rsid w:val="18FF6912"/>
    <w:rsid w:val="199003FF"/>
    <w:rsid w:val="1A6F0292"/>
    <w:rsid w:val="1A7F5449"/>
    <w:rsid w:val="1A9F2F6C"/>
    <w:rsid w:val="1ABF7F3C"/>
    <w:rsid w:val="1AD0039B"/>
    <w:rsid w:val="1B414DF5"/>
    <w:rsid w:val="1B487F31"/>
    <w:rsid w:val="1B661467"/>
    <w:rsid w:val="1B7F0D77"/>
    <w:rsid w:val="1BB2026E"/>
    <w:rsid w:val="1BE22134"/>
    <w:rsid w:val="1BEC5FB9"/>
    <w:rsid w:val="1C154690"/>
    <w:rsid w:val="1C4A1A87"/>
    <w:rsid w:val="1D3F7112"/>
    <w:rsid w:val="1D7E40DE"/>
    <w:rsid w:val="1DAA4ED3"/>
    <w:rsid w:val="1EA05FDB"/>
    <w:rsid w:val="1EDA5344"/>
    <w:rsid w:val="1EEE3317"/>
    <w:rsid w:val="1F0E4FEE"/>
    <w:rsid w:val="1F187491"/>
    <w:rsid w:val="1F3A624F"/>
    <w:rsid w:val="1F980D5B"/>
    <w:rsid w:val="2129610F"/>
    <w:rsid w:val="21466CC1"/>
    <w:rsid w:val="214F68AA"/>
    <w:rsid w:val="219B4529"/>
    <w:rsid w:val="21C10A3D"/>
    <w:rsid w:val="222F3BF9"/>
    <w:rsid w:val="223E208E"/>
    <w:rsid w:val="226715E5"/>
    <w:rsid w:val="22A857A1"/>
    <w:rsid w:val="22C34341"/>
    <w:rsid w:val="22D77F19"/>
    <w:rsid w:val="23971A56"/>
    <w:rsid w:val="23ED1676"/>
    <w:rsid w:val="24CF6FCD"/>
    <w:rsid w:val="24FF3177"/>
    <w:rsid w:val="250013F6"/>
    <w:rsid w:val="250A55EA"/>
    <w:rsid w:val="25A4493F"/>
    <w:rsid w:val="26AE0482"/>
    <w:rsid w:val="26BE379D"/>
    <w:rsid w:val="274217C8"/>
    <w:rsid w:val="275D5F9E"/>
    <w:rsid w:val="27A04C51"/>
    <w:rsid w:val="27E71D06"/>
    <w:rsid w:val="28533271"/>
    <w:rsid w:val="287F0D0A"/>
    <w:rsid w:val="29654970"/>
    <w:rsid w:val="29EA7812"/>
    <w:rsid w:val="2A1A0CEB"/>
    <w:rsid w:val="2A2A19B2"/>
    <w:rsid w:val="2A32072A"/>
    <w:rsid w:val="2A354419"/>
    <w:rsid w:val="2A3D0E7D"/>
    <w:rsid w:val="2A495A74"/>
    <w:rsid w:val="2A4E4678"/>
    <w:rsid w:val="2A7827F3"/>
    <w:rsid w:val="2AA00633"/>
    <w:rsid w:val="2B1D6617"/>
    <w:rsid w:val="2B2142FB"/>
    <w:rsid w:val="2B225143"/>
    <w:rsid w:val="2B405592"/>
    <w:rsid w:val="2BE242CD"/>
    <w:rsid w:val="2BEC2B5B"/>
    <w:rsid w:val="2C300910"/>
    <w:rsid w:val="2C476FDC"/>
    <w:rsid w:val="2C4D418E"/>
    <w:rsid w:val="2C714E0E"/>
    <w:rsid w:val="2C8B2374"/>
    <w:rsid w:val="2CD07D87"/>
    <w:rsid w:val="2CFA0D98"/>
    <w:rsid w:val="2D0C6C70"/>
    <w:rsid w:val="2D0D4B37"/>
    <w:rsid w:val="2D544B2D"/>
    <w:rsid w:val="2E163EBF"/>
    <w:rsid w:val="2E5642BC"/>
    <w:rsid w:val="2EC83A66"/>
    <w:rsid w:val="2FFB1677"/>
    <w:rsid w:val="30774508"/>
    <w:rsid w:val="308D3E6B"/>
    <w:rsid w:val="30A532D8"/>
    <w:rsid w:val="30BC0D4E"/>
    <w:rsid w:val="30D75B88"/>
    <w:rsid w:val="30E71989"/>
    <w:rsid w:val="31523460"/>
    <w:rsid w:val="31642C6C"/>
    <w:rsid w:val="318555E4"/>
    <w:rsid w:val="323F399D"/>
    <w:rsid w:val="32F21E9F"/>
    <w:rsid w:val="33030EB6"/>
    <w:rsid w:val="3378632E"/>
    <w:rsid w:val="33941B0E"/>
    <w:rsid w:val="33AD7074"/>
    <w:rsid w:val="33D54B73"/>
    <w:rsid w:val="342D2C6F"/>
    <w:rsid w:val="349873DC"/>
    <w:rsid w:val="35763E83"/>
    <w:rsid w:val="35867B7C"/>
    <w:rsid w:val="358C2872"/>
    <w:rsid w:val="35F5085E"/>
    <w:rsid w:val="365B2DB7"/>
    <w:rsid w:val="36D20198"/>
    <w:rsid w:val="373E35FE"/>
    <w:rsid w:val="37490E61"/>
    <w:rsid w:val="37F232A7"/>
    <w:rsid w:val="381F77C9"/>
    <w:rsid w:val="38D54595"/>
    <w:rsid w:val="39363667"/>
    <w:rsid w:val="39697599"/>
    <w:rsid w:val="39DE1F09"/>
    <w:rsid w:val="39FF3A59"/>
    <w:rsid w:val="3A1E5CC4"/>
    <w:rsid w:val="3AF410E4"/>
    <w:rsid w:val="3B094136"/>
    <w:rsid w:val="3B2B2073"/>
    <w:rsid w:val="3B30546E"/>
    <w:rsid w:val="3B3360B0"/>
    <w:rsid w:val="3B4A3A43"/>
    <w:rsid w:val="3C7C70D7"/>
    <w:rsid w:val="3D4C2BCC"/>
    <w:rsid w:val="3D521142"/>
    <w:rsid w:val="3D9EC079"/>
    <w:rsid w:val="3DAB63D2"/>
    <w:rsid w:val="3DB039E8"/>
    <w:rsid w:val="3E4B1963"/>
    <w:rsid w:val="3E987A56"/>
    <w:rsid w:val="3F7B98AE"/>
    <w:rsid w:val="3FE47979"/>
    <w:rsid w:val="3FF67AB8"/>
    <w:rsid w:val="400E46E6"/>
    <w:rsid w:val="40307062"/>
    <w:rsid w:val="403326AF"/>
    <w:rsid w:val="40552625"/>
    <w:rsid w:val="4056454A"/>
    <w:rsid w:val="406C0B88"/>
    <w:rsid w:val="409B6EA7"/>
    <w:rsid w:val="40A3713E"/>
    <w:rsid w:val="40A9471F"/>
    <w:rsid w:val="40BA4B7E"/>
    <w:rsid w:val="40D43E92"/>
    <w:rsid w:val="40ED65CC"/>
    <w:rsid w:val="41306BEE"/>
    <w:rsid w:val="415428DD"/>
    <w:rsid w:val="41D55F7D"/>
    <w:rsid w:val="41DB2FFE"/>
    <w:rsid w:val="42313785"/>
    <w:rsid w:val="42523FFF"/>
    <w:rsid w:val="42933DB2"/>
    <w:rsid w:val="42C03D90"/>
    <w:rsid w:val="42F73E67"/>
    <w:rsid w:val="4303280C"/>
    <w:rsid w:val="43244531"/>
    <w:rsid w:val="434708F0"/>
    <w:rsid w:val="43966CC5"/>
    <w:rsid w:val="440E1469"/>
    <w:rsid w:val="441F5424"/>
    <w:rsid w:val="44427364"/>
    <w:rsid w:val="450505C5"/>
    <w:rsid w:val="45120AE5"/>
    <w:rsid w:val="45330E97"/>
    <w:rsid w:val="453C34D8"/>
    <w:rsid w:val="458B73A5"/>
    <w:rsid w:val="45C14A74"/>
    <w:rsid w:val="45F75F2C"/>
    <w:rsid w:val="466E61EE"/>
    <w:rsid w:val="4697124D"/>
    <w:rsid w:val="46ED1774"/>
    <w:rsid w:val="470D5841"/>
    <w:rsid w:val="474B4782"/>
    <w:rsid w:val="474D22A8"/>
    <w:rsid w:val="475353E4"/>
    <w:rsid w:val="47574ED5"/>
    <w:rsid w:val="4771494D"/>
    <w:rsid w:val="47D47AF4"/>
    <w:rsid w:val="48087B0B"/>
    <w:rsid w:val="484713ED"/>
    <w:rsid w:val="48A405ED"/>
    <w:rsid w:val="48D90193"/>
    <w:rsid w:val="48DD5290"/>
    <w:rsid w:val="48E85981"/>
    <w:rsid w:val="49180694"/>
    <w:rsid w:val="498D2E00"/>
    <w:rsid w:val="49AA52CC"/>
    <w:rsid w:val="49DE4B9A"/>
    <w:rsid w:val="4A121587"/>
    <w:rsid w:val="4B1C090F"/>
    <w:rsid w:val="4BC34B7E"/>
    <w:rsid w:val="4BE07B8E"/>
    <w:rsid w:val="4C0233B4"/>
    <w:rsid w:val="4C425A91"/>
    <w:rsid w:val="4C455C43"/>
    <w:rsid w:val="4D3F2693"/>
    <w:rsid w:val="4D812CAB"/>
    <w:rsid w:val="4DED6593"/>
    <w:rsid w:val="4E5B174E"/>
    <w:rsid w:val="4E5D79B4"/>
    <w:rsid w:val="4E6C43F2"/>
    <w:rsid w:val="4E944C60"/>
    <w:rsid w:val="4EF37BD9"/>
    <w:rsid w:val="4F1B22DD"/>
    <w:rsid w:val="4F674123"/>
    <w:rsid w:val="4FF650A0"/>
    <w:rsid w:val="500B7F40"/>
    <w:rsid w:val="503E6C32"/>
    <w:rsid w:val="505E72D4"/>
    <w:rsid w:val="507C775A"/>
    <w:rsid w:val="511D3BEC"/>
    <w:rsid w:val="51330760"/>
    <w:rsid w:val="51407B8D"/>
    <w:rsid w:val="514F5030"/>
    <w:rsid w:val="519A07DF"/>
    <w:rsid w:val="51BC69A8"/>
    <w:rsid w:val="51F6660D"/>
    <w:rsid w:val="52047ABB"/>
    <w:rsid w:val="521560B8"/>
    <w:rsid w:val="52290873"/>
    <w:rsid w:val="527B23BF"/>
    <w:rsid w:val="52843EC2"/>
    <w:rsid w:val="52A44737"/>
    <w:rsid w:val="52B551A5"/>
    <w:rsid w:val="52BC17E6"/>
    <w:rsid w:val="52EA277D"/>
    <w:rsid w:val="53252976"/>
    <w:rsid w:val="534F6AD4"/>
    <w:rsid w:val="53B02A24"/>
    <w:rsid w:val="53BD2563"/>
    <w:rsid w:val="54245A4A"/>
    <w:rsid w:val="54817A35"/>
    <w:rsid w:val="54A656ED"/>
    <w:rsid w:val="54C47921"/>
    <w:rsid w:val="54CB1DAD"/>
    <w:rsid w:val="551B1C37"/>
    <w:rsid w:val="556E7FB9"/>
    <w:rsid w:val="55EE77A3"/>
    <w:rsid w:val="562C1C22"/>
    <w:rsid w:val="563D3E2F"/>
    <w:rsid w:val="56596DD4"/>
    <w:rsid w:val="566D64C3"/>
    <w:rsid w:val="56867584"/>
    <w:rsid w:val="568850AA"/>
    <w:rsid w:val="5697709C"/>
    <w:rsid w:val="56A8314F"/>
    <w:rsid w:val="56B17D7D"/>
    <w:rsid w:val="56C67981"/>
    <w:rsid w:val="57B05C98"/>
    <w:rsid w:val="57CC5097"/>
    <w:rsid w:val="57F2494C"/>
    <w:rsid w:val="5818245E"/>
    <w:rsid w:val="584B2834"/>
    <w:rsid w:val="584E40D2"/>
    <w:rsid w:val="58A13AA3"/>
    <w:rsid w:val="58DD674A"/>
    <w:rsid w:val="59981AA8"/>
    <w:rsid w:val="59A57D21"/>
    <w:rsid w:val="59C745E5"/>
    <w:rsid w:val="59D07544"/>
    <w:rsid w:val="59F111B9"/>
    <w:rsid w:val="5A47527D"/>
    <w:rsid w:val="5A5104F1"/>
    <w:rsid w:val="5B133233"/>
    <w:rsid w:val="5B2D6220"/>
    <w:rsid w:val="5B81656C"/>
    <w:rsid w:val="5B8D3163"/>
    <w:rsid w:val="5BB57FC4"/>
    <w:rsid w:val="5CB97FB8"/>
    <w:rsid w:val="5CDB00DA"/>
    <w:rsid w:val="5D137698"/>
    <w:rsid w:val="5D1F428F"/>
    <w:rsid w:val="5D530F0E"/>
    <w:rsid w:val="5D7B2C4E"/>
    <w:rsid w:val="5D826197"/>
    <w:rsid w:val="5DB1138B"/>
    <w:rsid w:val="5DC10EA2"/>
    <w:rsid w:val="5DC374E2"/>
    <w:rsid w:val="5DE46276"/>
    <w:rsid w:val="5E3B2EEB"/>
    <w:rsid w:val="5E3E24F3"/>
    <w:rsid w:val="5E4D0988"/>
    <w:rsid w:val="5E60407F"/>
    <w:rsid w:val="5E6F6B50"/>
    <w:rsid w:val="5E7445BF"/>
    <w:rsid w:val="5EFA28BD"/>
    <w:rsid w:val="5F41654A"/>
    <w:rsid w:val="5F7C32D2"/>
    <w:rsid w:val="5F7C5858"/>
    <w:rsid w:val="60265063"/>
    <w:rsid w:val="60371B52"/>
    <w:rsid w:val="60C223CE"/>
    <w:rsid w:val="60D801D1"/>
    <w:rsid w:val="619863BE"/>
    <w:rsid w:val="61AF6E39"/>
    <w:rsid w:val="6277565D"/>
    <w:rsid w:val="627A6223"/>
    <w:rsid w:val="628C1A7E"/>
    <w:rsid w:val="62A0552A"/>
    <w:rsid w:val="62AF07C3"/>
    <w:rsid w:val="632B573B"/>
    <w:rsid w:val="637405B2"/>
    <w:rsid w:val="63916E3F"/>
    <w:rsid w:val="63927568"/>
    <w:rsid w:val="63C96895"/>
    <w:rsid w:val="63D715A1"/>
    <w:rsid w:val="6406207C"/>
    <w:rsid w:val="64837769"/>
    <w:rsid w:val="649A76DE"/>
    <w:rsid w:val="64D337B0"/>
    <w:rsid w:val="64D45A05"/>
    <w:rsid w:val="64F6176B"/>
    <w:rsid w:val="65336B29"/>
    <w:rsid w:val="654F4FE5"/>
    <w:rsid w:val="65514EF3"/>
    <w:rsid w:val="656E6F43"/>
    <w:rsid w:val="657A6506"/>
    <w:rsid w:val="65943C08"/>
    <w:rsid w:val="663366B5"/>
    <w:rsid w:val="66590D16"/>
    <w:rsid w:val="66B760C7"/>
    <w:rsid w:val="66EC2C27"/>
    <w:rsid w:val="674003E1"/>
    <w:rsid w:val="674768BC"/>
    <w:rsid w:val="67674379"/>
    <w:rsid w:val="67C146D7"/>
    <w:rsid w:val="68B41E89"/>
    <w:rsid w:val="68CB7079"/>
    <w:rsid w:val="68EC24EA"/>
    <w:rsid w:val="691C0CD3"/>
    <w:rsid w:val="693B41FE"/>
    <w:rsid w:val="69765236"/>
    <w:rsid w:val="69FE47ED"/>
    <w:rsid w:val="6A050368"/>
    <w:rsid w:val="6A2627B9"/>
    <w:rsid w:val="6A3A2708"/>
    <w:rsid w:val="6B32606A"/>
    <w:rsid w:val="6B543355"/>
    <w:rsid w:val="6B8579B3"/>
    <w:rsid w:val="6BB021BC"/>
    <w:rsid w:val="6C060AF4"/>
    <w:rsid w:val="6C4E5FF7"/>
    <w:rsid w:val="6CD31019"/>
    <w:rsid w:val="6CEB3146"/>
    <w:rsid w:val="6D042B59"/>
    <w:rsid w:val="6D2C308A"/>
    <w:rsid w:val="6D410347"/>
    <w:rsid w:val="6D5B3E85"/>
    <w:rsid w:val="6D9A66A3"/>
    <w:rsid w:val="6E1119D2"/>
    <w:rsid w:val="6F0E2F98"/>
    <w:rsid w:val="6F926B42"/>
    <w:rsid w:val="6FAFD649"/>
    <w:rsid w:val="6FE949B4"/>
    <w:rsid w:val="6FF066E1"/>
    <w:rsid w:val="70C049C1"/>
    <w:rsid w:val="71724535"/>
    <w:rsid w:val="71852827"/>
    <w:rsid w:val="71F92EA9"/>
    <w:rsid w:val="720F7FD6"/>
    <w:rsid w:val="721C317B"/>
    <w:rsid w:val="722C30F9"/>
    <w:rsid w:val="724265FE"/>
    <w:rsid w:val="724C4D86"/>
    <w:rsid w:val="73267871"/>
    <w:rsid w:val="73797DFD"/>
    <w:rsid w:val="738348E4"/>
    <w:rsid w:val="73A85C45"/>
    <w:rsid w:val="73D239B1"/>
    <w:rsid w:val="73FF3C95"/>
    <w:rsid w:val="745F52DF"/>
    <w:rsid w:val="74877556"/>
    <w:rsid w:val="749841AA"/>
    <w:rsid w:val="74E36CAA"/>
    <w:rsid w:val="75570E33"/>
    <w:rsid w:val="759727BC"/>
    <w:rsid w:val="75AD1FE0"/>
    <w:rsid w:val="771D4F43"/>
    <w:rsid w:val="774F377A"/>
    <w:rsid w:val="781520BE"/>
    <w:rsid w:val="784C57CA"/>
    <w:rsid w:val="78A27DF6"/>
    <w:rsid w:val="790B4825"/>
    <w:rsid w:val="79425135"/>
    <w:rsid w:val="79492020"/>
    <w:rsid w:val="794E145A"/>
    <w:rsid w:val="79591B94"/>
    <w:rsid w:val="7A2F56B9"/>
    <w:rsid w:val="7A505630"/>
    <w:rsid w:val="7A607746"/>
    <w:rsid w:val="7A63380E"/>
    <w:rsid w:val="7A666C01"/>
    <w:rsid w:val="7AB12572"/>
    <w:rsid w:val="7AC202DC"/>
    <w:rsid w:val="7AE3070B"/>
    <w:rsid w:val="7B0D127A"/>
    <w:rsid w:val="7B7B048A"/>
    <w:rsid w:val="7B881C93"/>
    <w:rsid w:val="7BE424D4"/>
    <w:rsid w:val="7BF7355B"/>
    <w:rsid w:val="7BFB405C"/>
    <w:rsid w:val="7C0948C0"/>
    <w:rsid w:val="7C2452C4"/>
    <w:rsid w:val="7C251950"/>
    <w:rsid w:val="7D0746CC"/>
    <w:rsid w:val="7D0B583E"/>
    <w:rsid w:val="7D3533F7"/>
    <w:rsid w:val="7D364FB1"/>
    <w:rsid w:val="7D494CE4"/>
    <w:rsid w:val="7D83725C"/>
    <w:rsid w:val="7DDA1CB5"/>
    <w:rsid w:val="7DE81E4E"/>
    <w:rsid w:val="7E796F56"/>
    <w:rsid w:val="7EA036EC"/>
    <w:rsid w:val="7EDC56E4"/>
    <w:rsid w:val="7EF939F5"/>
    <w:rsid w:val="7F7B6CAB"/>
    <w:rsid w:val="7F7EE3C5"/>
    <w:rsid w:val="7FB36445"/>
    <w:rsid w:val="93FD2A33"/>
    <w:rsid w:val="BDFF6A48"/>
    <w:rsid w:val="D9DF1D28"/>
    <w:rsid w:val="DF2F411C"/>
    <w:rsid w:val="F16BA806"/>
    <w:rsid w:val="F6FF72A8"/>
    <w:rsid w:val="FF63F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qFormat="1" w:uiPriority="99"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420" w:firstLineChars="200"/>
      <w:jc w:val="both"/>
    </w:pPr>
    <w:rPr>
      <w:rFonts w:ascii="Calibri" w:hAnsi="Calibri" w:eastAsia="宋体" w:cs="Times New Roman"/>
      <w:kern w:val="2"/>
      <w:sz w:val="21"/>
      <w:lang w:val="en-US" w:eastAsia="zh-CN" w:bidi="ar-SA"/>
    </w:rPr>
  </w:style>
  <w:style w:type="paragraph" w:styleId="2">
    <w:name w:val="heading 1"/>
    <w:basedOn w:val="1"/>
    <w:next w:val="1"/>
    <w:qFormat/>
    <w:uiPriority w:val="0"/>
    <w:pPr>
      <w:keepNext/>
      <w:keepLines/>
      <w:spacing w:before="120" w:after="120" w:line="560" w:lineRule="exact"/>
      <w:ind w:firstLine="0" w:firstLineChars="0"/>
      <w:outlineLvl w:val="0"/>
    </w:pPr>
    <w:rPr>
      <w:rFonts w:ascii="黑体" w:hAnsi="黑体" w:eastAsia="黑体"/>
      <w:b/>
      <w:kern w:val="44"/>
      <w:szCs w:val="21"/>
    </w:rPr>
  </w:style>
  <w:style w:type="paragraph" w:styleId="3">
    <w:name w:val="heading 2"/>
    <w:basedOn w:val="1"/>
    <w:next w:val="1"/>
    <w:unhideWhenUsed/>
    <w:qFormat/>
    <w:uiPriority w:val="0"/>
    <w:pPr>
      <w:keepNext/>
      <w:keepLines/>
      <w:tabs>
        <w:tab w:val="left" w:pos="0"/>
      </w:tabs>
      <w:spacing w:before="120" w:after="120" w:line="560" w:lineRule="exact"/>
      <w:outlineLvl w:val="1"/>
    </w:pPr>
    <w:rPr>
      <w:rFonts w:ascii="Times New Roman" w:hAnsi="Times New Roman"/>
      <w:b/>
    </w:rPr>
  </w:style>
  <w:style w:type="paragraph" w:styleId="4">
    <w:name w:val="heading 3"/>
    <w:basedOn w:val="5"/>
    <w:next w:val="1"/>
    <w:unhideWhenUsed/>
    <w:qFormat/>
    <w:uiPriority w:val="0"/>
    <w:pPr>
      <w:keepNext/>
      <w:keepLines/>
      <w:numPr>
        <w:ilvl w:val="2"/>
        <w:numId w:val="1"/>
      </w:numPr>
      <w:spacing w:before="120" w:after="120" w:line="560" w:lineRule="exact"/>
      <w:outlineLvl w:val="2"/>
    </w:pPr>
    <w:rPr>
      <w:b/>
    </w:rPr>
  </w:style>
  <w:style w:type="paragraph" w:styleId="6">
    <w:name w:val="heading 4"/>
    <w:basedOn w:val="5"/>
    <w:next w:val="1"/>
    <w:qFormat/>
    <w:uiPriority w:val="0"/>
    <w:pPr>
      <w:keepNext/>
      <w:tabs>
        <w:tab w:val="left" w:pos="0"/>
      </w:tabs>
      <w:spacing w:before="120" w:after="120" w:line="560" w:lineRule="exact"/>
      <w:ind w:left="862" w:hanging="864"/>
      <w:outlineLvl w:val="3"/>
    </w:pPr>
    <w:rPr>
      <w:rFonts w:eastAsia="黑体"/>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rPr>
      <w:szCs w:val="22"/>
    </w:rPr>
  </w:style>
  <w:style w:type="paragraph" w:styleId="7">
    <w:name w:val="caption"/>
    <w:basedOn w:val="1"/>
    <w:next w:val="1"/>
    <w:link w:val="29"/>
    <w:unhideWhenUsed/>
    <w:qFormat/>
    <w:uiPriority w:val="0"/>
    <w:pPr>
      <w:ind w:firstLine="0" w:firstLineChars="0"/>
      <w:jc w:val="center"/>
    </w:pPr>
    <w:rPr>
      <w:rFonts w:ascii="Arial" w:hAnsi="Arial" w:eastAsia="黑体"/>
      <w:sz w:val="20"/>
    </w:rPr>
  </w:style>
  <w:style w:type="paragraph" w:styleId="8">
    <w:name w:val="annotation text"/>
    <w:basedOn w:val="1"/>
    <w:link w:val="32"/>
    <w:qFormat/>
    <w:uiPriority w:val="0"/>
    <w:pPr>
      <w:jc w:val="left"/>
    </w:pPr>
  </w:style>
  <w:style w:type="paragraph" w:styleId="9">
    <w:name w:val="Body Text"/>
    <w:basedOn w:val="1"/>
    <w:qFormat/>
    <w:uiPriority w:val="0"/>
    <w:rPr>
      <w:sz w:val="24"/>
    </w:rPr>
  </w:style>
  <w:style w:type="paragraph" w:styleId="10">
    <w:name w:val="Body Text Indent"/>
    <w:basedOn w:val="1"/>
    <w:next w:val="11"/>
    <w:qFormat/>
    <w:uiPriority w:val="0"/>
    <w:pPr>
      <w:spacing w:after="120"/>
      <w:ind w:left="420" w:leftChars="200"/>
    </w:pPr>
  </w:style>
  <w:style w:type="paragraph" w:styleId="11">
    <w:name w:val="envelope return"/>
    <w:basedOn w:val="1"/>
    <w:unhideWhenUsed/>
    <w:qFormat/>
    <w:uiPriority w:val="99"/>
    <w:rPr>
      <w:rFonts w:ascii="Calibri Light" w:hAnsi="Calibri Light"/>
    </w:rPr>
  </w:style>
  <w:style w:type="paragraph" w:styleId="12">
    <w:name w:val="Balloon Text"/>
    <w:basedOn w:val="1"/>
    <w:link w:val="31"/>
    <w:qFormat/>
    <w:uiPriority w:val="0"/>
    <w:pPr>
      <w:spacing w:line="240" w:lineRule="auto"/>
    </w:pPr>
    <w:rPr>
      <w:sz w:val="18"/>
      <w:szCs w:val="18"/>
    </w:rPr>
  </w:style>
  <w:style w:type="paragraph" w:styleId="13">
    <w:name w:val="footer"/>
    <w:basedOn w:val="1"/>
    <w:qFormat/>
    <w:uiPriority w:val="0"/>
    <w:pPr>
      <w:tabs>
        <w:tab w:val="center" w:pos="4153"/>
        <w:tab w:val="right" w:pos="8306"/>
      </w:tabs>
      <w:jc w:val="left"/>
    </w:pPr>
    <w:rPr>
      <w:sz w:val="18"/>
    </w:rPr>
  </w:style>
  <w:style w:type="paragraph" w:styleId="14">
    <w:name w:val="header"/>
    <w:basedOn w:val="1"/>
    <w:qFormat/>
    <w:uiPriority w:val="0"/>
    <w:pPr>
      <w:pBdr>
        <w:bottom w:val="single" w:color="auto" w:sz="6" w:space="1"/>
      </w:pBdr>
      <w:tabs>
        <w:tab w:val="center" w:pos="4153"/>
        <w:tab w:val="right" w:pos="8306"/>
      </w:tabs>
      <w:jc w:val="center"/>
    </w:pPr>
    <w:rPr>
      <w:sz w:val="18"/>
    </w:rPr>
  </w:style>
  <w:style w:type="paragraph" w:styleId="15">
    <w:name w:val="toc 1"/>
    <w:basedOn w:val="1"/>
    <w:next w:val="1"/>
    <w:qFormat/>
    <w:uiPriority w:val="0"/>
    <w:pPr>
      <w:tabs>
        <w:tab w:val="right" w:leader="dot" w:pos="8705"/>
      </w:tabs>
      <w:ind w:firstLine="0" w:firstLineChars="0"/>
    </w:pPr>
    <w:rPr>
      <w:b/>
    </w:rPr>
  </w:style>
  <w:style w:type="paragraph" w:styleId="16">
    <w:name w:val="List"/>
    <w:basedOn w:val="1"/>
    <w:qFormat/>
    <w:uiPriority w:val="0"/>
    <w:pPr>
      <w:tabs>
        <w:tab w:val="center" w:pos="4201"/>
        <w:tab w:val="right" w:leader="dot" w:pos="9298"/>
      </w:tabs>
      <w:ind w:left="420" w:hanging="420"/>
    </w:pPr>
    <w:rPr>
      <w:rFonts w:hint="eastAsia" w:ascii="Times New Roman" w:hAnsi="Times New Roman"/>
    </w:rPr>
  </w:style>
  <w:style w:type="paragraph" w:styleId="17">
    <w:name w:val="annotation subject"/>
    <w:basedOn w:val="8"/>
    <w:next w:val="8"/>
    <w:link w:val="33"/>
    <w:qFormat/>
    <w:uiPriority w:val="0"/>
    <w:rPr>
      <w:b/>
      <w:bCs/>
    </w:rPr>
  </w:style>
  <w:style w:type="paragraph" w:styleId="18">
    <w:name w:val="Body Text First Indent 2"/>
    <w:basedOn w:val="10"/>
    <w:next w:val="1"/>
    <w:unhideWhenUsed/>
    <w:qFormat/>
    <w:uiPriority w:val="0"/>
    <w:pPr>
      <w:spacing w:after="0"/>
      <w:ind w:left="0" w:leftChars="0"/>
    </w:pPr>
    <w:rPr>
      <w:szCs w:val="22"/>
    </w:rPr>
  </w:style>
  <w:style w:type="table" w:styleId="20">
    <w:name w:val="Table Grid"/>
    <w:basedOn w:val="1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2">
    <w:name w:val="annotation reference"/>
    <w:basedOn w:val="21"/>
    <w:qFormat/>
    <w:uiPriority w:val="0"/>
    <w:rPr>
      <w:sz w:val="21"/>
      <w:szCs w:val="21"/>
    </w:rPr>
  </w:style>
  <w:style w:type="paragraph" w:customStyle="1" w:styleId="23">
    <w:name w:val="表格文字"/>
    <w:basedOn w:val="16"/>
    <w:next w:val="1"/>
    <w:qFormat/>
    <w:uiPriority w:val="0"/>
    <w:pPr>
      <w:spacing w:line="420" w:lineRule="atLeast"/>
      <w:jc w:val="left"/>
      <w:textAlignment w:val="baseline"/>
    </w:pPr>
  </w:style>
  <w:style w:type="paragraph" w:customStyle="1" w:styleId="24">
    <w:name w:val="Table Paragraph"/>
    <w:basedOn w:val="1"/>
    <w:qFormat/>
    <w:uiPriority w:val="1"/>
  </w:style>
  <w:style w:type="paragraph" w:customStyle="1" w:styleId="25">
    <w:name w:val="Table Text"/>
    <w:basedOn w:val="1"/>
    <w:semiHidden/>
    <w:qFormat/>
    <w:uiPriority w:val="0"/>
    <w:rPr>
      <w:rFonts w:ascii="宋体" w:hAnsi="宋体" w:cs="宋体"/>
      <w:sz w:val="18"/>
      <w:szCs w:val="18"/>
      <w:lang w:eastAsia="en-US"/>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附录标识"/>
    <w:basedOn w:val="1"/>
    <w:next w:val="28"/>
    <w:qFormat/>
    <w:uiPriority w:val="0"/>
    <w:pPr>
      <w:keepNext/>
      <w:widowControl/>
      <w:numPr>
        <w:ilvl w:val="0"/>
        <w:numId w:val="2"/>
      </w:numPr>
      <w:shd w:val="clear" w:color="FFFFFF" w:fill="FFFFFF"/>
      <w:tabs>
        <w:tab w:val="left" w:pos="6405"/>
      </w:tabs>
      <w:spacing w:before="640" w:after="280"/>
      <w:ind w:firstLineChars="0"/>
      <w:jc w:val="center"/>
      <w:outlineLvl w:val="0"/>
    </w:pPr>
    <w:rPr>
      <w:rFonts w:ascii="黑体" w:hAnsi="黑体" w:eastAsia="黑体"/>
      <w:kern w:val="0"/>
    </w:rPr>
  </w:style>
  <w:style w:type="paragraph" w:customStyle="1" w:styleId="28">
    <w:name w:val="段"/>
    <w:qFormat/>
    <w:uiPriority w:val="0"/>
    <w:pPr>
      <w:ind w:firstLine="200" w:firstLineChars="200"/>
      <w:jc w:val="both"/>
    </w:pPr>
    <w:rPr>
      <w:rFonts w:ascii="宋体" w:hAnsi="Calibri" w:eastAsia="宋体" w:cs="Times New Roman"/>
      <w:lang w:val="en-US" w:eastAsia="zh-CN" w:bidi="ar-SA"/>
    </w:rPr>
  </w:style>
  <w:style w:type="character" w:customStyle="1" w:styleId="29">
    <w:name w:val="题注 Char"/>
    <w:link w:val="7"/>
    <w:qFormat/>
    <w:uiPriority w:val="0"/>
    <w:rPr>
      <w:rFonts w:ascii="Arial" w:hAnsi="Arial" w:eastAsia="黑体"/>
      <w:sz w:val="20"/>
    </w:rPr>
  </w:style>
  <w:style w:type="paragraph" w:customStyle="1" w:styleId="30">
    <w:name w:val="附录表标题"/>
    <w:basedOn w:val="1"/>
    <w:next w:val="28"/>
    <w:qFormat/>
    <w:uiPriority w:val="0"/>
    <w:pPr>
      <w:numPr>
        <w:ilvl w:val="1"/>
        <w:numId w:val="3"/>
      </w:numPr>
      <w:tabs>
        <w:tab w:val="left" w:pos="180"/>
      </w:tabs>
      <w:spacing w:before="50" w:beforeLines="50" w:after="50" w:afterLines="50"/>
      <w:ind w:left="0" w:firstLine="0"/>
      <w:jc w:val="center"/>
    </w:pPr>
    <w:rPr>
      <w:rFonts w:ascii="黑体" w:eastAsia="黑体"/>
      <w:szCs w:val="21"/>
    </w:rPr>
  </w:style>
  <w:style w:type="character" w:customStyle="1" w:styleId="31">
    <w:name w:val="批注框文本 Char"/>
    <w:basedOn w:val="21"/>
    <w:link w:val="12"/>
    <w:qFormat/>
    <w:uiPriority w:val="0"/>
    <w:rPr>
      <w:rFonts w:ascii="Calibri" w:hAnsi="Calibri" w:eastAsia="宋体" w:cs="Times New Roman"/>
      <w:kern w:val="2"/>
      <w:sz w:val="18"/>
      <w:szCs w:val="18"/>
    </w:rPr>
  </w:style>
  <w:style w:type="character" w:customStyle="1" w:styleId="32">
    <w:name w:val="批注文字 Char"/>
    <w:basedOn w:val="21"/>
    <w:link w:val="8"/>
    <w:qFormat/>
    <w:uiPriority w:val="0"/>
    <w:rPr>
      <w:rFonts w:ascii="Calibri" w:hAnsi="Calibri" w:eastAsia="宋体" w:cs="Times New Roman"/>
      <w:kern w:val="2"/>
      <w:sz w:val="21"/>
    </w:rPr>
  </w:style>
  <w:style w:type="character" w:customStyle="1" w:styleId="33">
    <w:name w:val="批注主题 Char"/>
    <w:basedOn w:val="32"/>
    <w:link w:val="17"/>
    <w:qFormat/>
    <w:uiPriority w:val="0"/>
    <w:rPr>
      <w:rFonts w:ascii="Calibri" w:hAnsi="Calibri" w:eastAsia="宋体" w:cs="Times New Roman"/>
      <w:b/>
      <w:bCs/>
      <w:kern w:val="2"/>
      <w:sz w:val="21"/>
    </w:rPr>
  </w:style>
  <w:style w:type="paragraph" w:customStyle="1" w:styleId="34">
    <w:name w:val="正文格式"/>
    <w:basedOn w:val="1"/>
    <w:qFormat/>
    <w:uiPriority w:val="0"/>
    <w:pPr>
      <w:topLinePunct/>
    </w:pPr>
    <w:rPr>
      <w:rFonts w:ascii="宋体" w:hAnsi="宋体"/>
      <w:bCs/>
      <w:szCs w:val="21"/>
    </w:rPr>
  </w:style>
  <w:style w:type="paragraph" w:customStyle="1" w:styleId="35">
    <w:name w:val="表格"/>
    <w:basedOn w:val="16"/>
    <w:qFormat/>
    <w:uiPriority w:val="0"/>
    <w:pPr>
      <w:widowControl/>
      <w:tabs>
        <w:tab w:val="clear" w:pos="4201"/>
        <w:tab w:val="clear" w:pos="9298"/>
      </w:tabs>
      <w:topLinePunct/>
      <w:adjustRightInd/>
      <w:spacing w:line="400" w:lineRule="exact"/>
      <w:ind w:left="0" w:hanging="200" w:hangingChars="200"/>
      <w:jc w:val="center"/>
    </w:pPr>
    <w:rPr>
      <w:rFonts w:hint="default" w:eastAsia="仿宋" w:asciiTheme="minorHAnsi" w:hAnsiTheme="minorHAnsi" w:cstheme="minorBidi"/>
      <w:b/>
      <w:bCs/>
      <w:color w:val="000000"/>
      <w:kern w:val="0"/>
      <w:szCs w:val="18"/>
    </w:rPr>
  </w:style>
  <w:style w:type="paragraph" w:customStyle="1" w:styleId="36">
    <w:name w:val="表格编号"/>
    <w:basedOn w:val="1"/>
    <w:qFormat/>
    <w:uiPriority w:val="0"/>
    <w:pPr>
      <w:numPr>
        <w:ilvl w:val="0"/>
        <w:numId w:val="4"/>
      </w:numPr>
      <w:adjustRightInd/>
      <w:snapToGrid/>
      <w:spacing w:line="240" w:lineRule="auto"/>
      <w:ind w:firstLineChars="0"/>
      <w:jc w:val="center"/>
    </w:pPr>
    <w:rPr>
      <w:rFonts w:asciiTheme="minorHAnsi" w:hAnsiTheme="minorHAnsi" w:eastAsiaTheme="minorEastAsia" w:cstheme="minorBidi"/>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3.png"/><Relationship Id="rId5" Type="http://schemas.openxmlformats.org/officeDocument/2006/relationships/header" Target="header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bin"/><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3374</Words>
  <Characters>4159</Characters>
  <Lines>257</Lines>
  <Paragraphs>72</Paragraphs>
  <TotalTime>10</TotalTime>
  <ScaleCrop>false</ScaleCrop>
  <LinksUpToDate>false</LinksUpToDate>
  <CharactersWithSpaces>4410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2026-08-31T10:28:00Z</dcterms:created>
  <dc:creator>sp1993</dc:creator>
  <cp:lastModifiedBy>GaaihoengNg</cp:lastModifiedBy>
  <cp:lastPrinted>2026-06-25T03:32:00Z</cp:lastPrinted>
  <dcterms:modified xsi:type="dcterms:W3CDTF">2026-09-23T08:05:09Z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825E3F6168AC4907BD5D03BDCEFA5ABF_13</vt:lpwstr>
  </property>
  <property fmtid="{D5CDD505-2E9C-101B-9397-08002B2CF9AE}" pid="4" name="KSOTemplateDocerSaveRecord">
    <vt:lpwstr>eyJoZGlkIjoiZTU3NTMwMjQwNGEzYTk3NjQ2MDNjMTE0ZDIzOWQ4ZDUiLCJ1c2VySWQiOiIyODA1ODk5NTYifQ==</vt:lpwstr>
  </property>
</Properties>
</file>